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E405" w14:textId="77777777" w:rsidR="00B205E3" w:rsidRDefault="00000000">
      <w:pPr>
        <w:pStyle w:val="Heading1"/>
      </w:pPr>
      <w:r>
        <w:t>Pinart Flow: pogoji uporabe in politika zasebnosti</w:t>
      </w:r>
    </w:p>
    <w:p w14:paraId="382E583A" w14:textId="77777777" w:rsidR="00B205E3" w:rsidRDefault="00000000">
      <w:r>
        <w:t>Osnutek za pravni pregled · Tina Zaletel · 25. avgust 2026</w:t>
      </w:r>
    </w:p>
    <w:p w14:paraId="64FB7CB0" w14:textId="77777777" w:rsidR="00B205E3" w:rsidRDefault="00000000">
      <w:r>
        <w:t>Sem Tina Zaletel, oblikovalka. Zadnje leto sem naredila Pinart Flow, spletno orodje za samostojne kreativce in male studie. V njem pripravijo ponudbo, pogodbo in račun, vodijo projekte in stranke ter hranijo dokumente. Del orodja je brezplačni kalkulator cen, ki deluje brez registracije.</w:t>
      </w:r>
    </w:p>
    <w:p w14:paraId="1EEB610E" w14:textId="77777777" w:rsidR="00B205E3" w:rsidRDefault="00000000">
      <w:r>
        <w:t>Pogoje uporabe in politiko zasebnosti sem napisala sama, brez pravne pomoči. Objavljena sta in v uporabi, na www.pinartflow.com/kalkulator/pogoji in www.pinartflow.com/zasebnost.</w:t>
      </w:r>
    </w:p>
    <w:p w14:paraId="46F705E4" w14:textId="77777777" w:rsidR="00B205E3" w:rsidRDefault="00000000">
      <w:r>
        <w:t>V tem dokumentu sta obe besedili v celoti. Ob členih, kjer nekaj ne vem ali me skrbi, sem pripela komentar (Pregled → Komentarji). Zagon načrtujem v začetku septembra 2026; najbolj me zanima, kaj moram popraviti pred tem in kaj lahko počaka.</w:t>
      </w:r>
    </w:p>
    <w:p w14:paraId="0DA9D153" w14:textId="77777777" w:rsidR="00B205E3" w:rsidRDefault="00000000">
      <w:pPr>
        <w:pStyle w:val="Heading1"/>
      </w:pPr>
      <w:r>
        <w:t>I. Pogoji uporabe</w:t>
      </w:r>
    </w:p>
    <w:p w14:paraId="46D01A4B" w14:textId="5DC7FC4A" w:rsidR="00B205E3" w:rsidRDefault="00000000">
      <w:r>
        <w:t>Pinart Flow je platforma družbe Pinart d.o.o., Mladinska ulica 63, 1000 Ljubljana (v nadaljevanju: ponudnik), namenjena kreativcem za izračun poštenih cen, pripravo ponudb, pogodb in računov ter vodenje strank in projektov. Brezplačni kalkulator cen je del platforme in deluje tudi brez prijave. Z uporabo platforme ali orodij se strinjaš s temi pogoji.</w:t>
      </w:r>
      <w:ins w:id="0" w:author="TP LJ" w:date="2026-09-01T18:03:00Z" w16du:dateUtc="2026-09-01T16:03:00Z">
        <w:r w:rsidR="00314DC8" w:rsidRPr="00314DC8">
          <w:t xml:space="preserve"> Če uporabljaš plačljive funkcije, se pogodba sklene ob potrditvi naročila oziroma na način, prikazan v postopku nakupa</w:t>
        </w:r>
        <w:r w:rsidR="00314DC8">
          <w:t>.</w:t>
        </w:r>
      </w:ins>
    </w:p>
    <w:p w14:paraId="388D917A" w14:textId="77777777" w:rsidR="00B205E3" w:rsidRDefault="00000000">
      <w:pPr>
        <w:pStyle w:val="Heading2"/>
      </w:pPr>
      <w:r>
        <w:t>Pojmi</w:t>
      </w:r>
    </w:p>
    <w:p w14:paraId="2A12D42E" w14:textId="77777777" w:rsidR="00B205E3" w:rsidRDefault="00000000">
      <w:r>
        <w:t>V teh pogojih: ponudnik (ali »mi«) pomeni Pinart d.o.o.; platforma (ali »Pinart Flow«) pomeni aplikacijo Pinart Flow skupaj z brezplačnim kalkulatorjem cen in orodji; ti (ali »uporabnik«) pomeni osebo, ki uporablja platformo; Pupa pomeni našo AI pomočnico (umetno inteligenco), vgrajeno v platformo; izhod AI pomeni vsebino, ki jo ustvari Pupa; sef pomeni funkcijo Sef avtorstva; podobdelovalec pomeni tretjo osebo, ki obdeluje podatke po navodilih ponudnika.</w:t>
      </w:r>
    </w:p>
    <w:p w14:paraId="2F62C0E7" w14:textId="77777777" w:rsidR="00B205E3" w:rsidRDefault="00000000">
      <w:pPr>
        <w:pStyle w:val="Heading2"/>
      </w:pPr>
      <w:r>
        <w:t>1. Informativna narava izračunov</w:t>
      </w:r>
    </w:p>
    <w:p w14:paraId="7A8F2FBD" w14:textId="63C0353D" w:rsidR="00B205E3" w:rsidRDefault="00000000">
      <w:r>
        <w:t>Vsi izračuni, cene, razponi in besedila ponudb so zgolj informativni in orientacijski. Ne jamčimo, da orodje izračuna pravo</w:t>
      </w:r>
      <w:ins w:id="1" w:author="TP LJ" w:date="2026-09-01T18:04:00Z" w16du:dateUtc="2026-09-01T16:04:00Z">
        <w:r w:rsidR="00314DC8">
          <w:t xml:space="preserve"> tržno</w:t>
        </w:r>
      </w:ins>
      <w:r>
        <w:t xml:space="preserve"> ceno za tvoj primer. Izračuni ne predstavljajo cenovnega, davčnega, računovodskega ali pravnega svetovanja. Za cene v svojih ponudbah se odločaš sam in zanje odgovarjaš izključno sam.</w:t>
      </w:r>
    </w:p>
    <w:p w14:paraId="62274CFC" w14:textId="77777777" w:rsidR="00B205E3" w:rsidRDefault="00000000">
      <w:pPr>
        <w:pStyle w:val="Heading2"/>
      </w:pPr>
      <w:commentRangeStart w:id="2"/>
      <w:commentRangeStart w:id="3"/>
      <w:r>
        <w:t>1a. Od kod priporočene cene</w:t>
      </w:r>
      <w:commentRangeEnd w:id="2"/>
      <w:r>
        <w:rPr>
          <w:rStyle w:val="CommentReference"/>
          <w:sz w:val="24"/>
        </w:rPr>
        <w:commentReference w:id="2"/>
      </w:r>
      <w:commentRangeEnd w:id="3"/>
      <w:r w:rsidR="000D58A5">
        <w:rPr>
          <w:rStyle w:val="CommentReference"/>
          <w:sz w:val="24"/>
        </w:rPr>
        <w:commentReference w:id="3"/>
      </w:r>
    </w:p>
    <w:p w14:paraId="18C14BF9" w14:textId="41D6F6E9" w:rsidR="00B205E3" w:rsidRDefault="00000000">
      <w:r>
        <w:t xml:space="preserve">Privzete cene in množitelji so nastali na podlagi AI raziskave trga — javno dostopnih cenikov, priporočil stanovskih združenj in primerjav objavljenih cen. Niso izmerjena tržna statistika: to bazo šele gradimo iz anonimnih izračunov (točka 5). Vse zneske lahko in </w:t>
      </w:r>
      <w:ins w:id="4" w:author="TP LJ" w:date="2026-09-01T18:06:00Z" w16du:dateUtc="2026-09-01T16:06:00Z">
        <w:r w:rsidR="00314DC8">
          <w:t>moraš</w:t>
        </w:r>
      </w:ins>
      <w:del w:id="5" w:author="TP LJ" w:date="2026-09-01T18:06:00Z" w16du:dateUtc="2026-09-01T16:06:00Z">
        <w:r w:rsidDel="00314DC8">
          <w:delText>naj</w:delText>
        </w:r>
      </w:del>
      <w:r>
        <w:t xml:space="preserve"> prilagodi</w:t>
      </w:r>
      <w:ins w:id="6" w:author="TP LJ" w:date="2026-09-01T18:06:00Z" w16du:dateUtc="2026-09-01T16:06:00Z">
        <w:r w:rsidR="00314DC8">
          <w:t>ti</w:t>
        </w:r>
      </w:ins>
      <w:del w:id="7" w:author="TP LJ" w:date="2026-09-01T18:06:00Z" w16du:dateUtc="2026-09-01T16:06:00Z">
        <w:r w:rsidDel="00314DC8">
          <w:delText>š</w:delText>
        </w:r>
      </w:del>
      <w:r>
        <w:t xml:space="preserve"> svojim razmeram</w:t>
      </w:r>
      <w:ins w:id="8" w:author="TP LJ" w:date="2026-09-01T18:06:00Z" w16du:dateUtc="2026-09-01T16:06:00Z">
        <w:r w:rsidR="00314DC8">
          <w:t xml:space="preserve"> (izkušnjam, stroškom, trgu, naročniku in drugim oko</w:t>
        </w:r>
      </w:ins>
      <w:ins w:id="9" w:author="TP LJ" w:date="2026-09-01T18:07:00Z" w16du:dateUtc="2026-09-01T16:07:00Z">
        <w:r w:rsidR="00314DC8">
          <w:t>l</w:t>
        </w:r>
      </w:ins>
      <w:ins w:id="10" w:author="TP LJ" w:date="2026-09-01T18:06:00Z" w16du:dateUtc="2026-09-01T16:06:00Z">
        <w:r w:rsidR="00314DC8">
          <w:t>iščinam)</w:t>
        </w:r>
      </w:ins>
      <w:r>
        <w:t>; končna cena v tvojih ponudbah je vedno tvoja odločitev in tvoja odgovornost.</w:t>
      </w:r>
    </w:p>
    <w:p w14:paraId="4A8C3C90" w14:textId="77777777" w:rsidR="00B205E3" w:rsidRDefault="00000000">
      <w:pPr>
        <w:pStyle w:val="Heading2"/>
      </w:pPr>
      <w:commentRangeStart w:id="11"/>
      <w:commentRangeStart w:id="12"/>
      <w:r>
        <w:t>2. Davki</w:t>
      </w:r>
      <w:commentRangeEnd w:id="11"/>
      <w:r>
        <w:rPr>
          <w:rStyle w:val="CommentReference"/>
          <w:sz w:val="24"/>
        </w:rPr>
        <w:commentReference w:id="11"/>
      </w:r>
      <w:commentRangeEnd w:id="12"/>
      <w:r w:rsidR="00783DBD">
        <w:rPr>
          <w:rStyle w:val="CommentReference"/>
          <w:sz w:val="24"/>
        </w:rPr>
        <w:commentReference w:id="12"/>
      </w:r>
    </w:p>
    <w:p w14:paraId="00FC477E" w14:textId="77777777" w:rsidR="00B205E3" w:rsidRDefault="00000000">
      <w:pPr>
        <w:rPr>
          <w:ins w:id="13" w:author="TP LJ" w:date="2026-08-31T19:37:00Z" w16du:dateUtc="2026-08-31T17:37:00Z"/>
        </w:rPr>
      </w:pPr>
      <w:r>
        <w:t>Prikazi DDV (vključno s sklicem na 94. člen ZDDV-1) so splošni in morda ne ustrezajo tvoji davčni situaciji. Pred izstavitvijo ponudb in računov preveri svoje obveznosti pri računovodji ali FURS.</w:t>
      </w:r>
    </w:p>
    <w:p w14:paraId="71798CCA" w14:textId="77777777" w:rsidR="00A712CB" w:rsidRDefault="00801D1D">
      <w:pPr>
        <w:rPr>
          <w:ins w:id="14" w:author="TP LJ" w:date="2026-08-31T20:17:00Z" w16du:dateUtc="2026-08-31T18:17:00Z"/>
        </w:rPr>
      </w:pPr>
      <w:ins w:id="15" w:author="TP LJ" w:date="2026-08-31T19:37:00Z" w16du:dateUtc="2026-08-31T17:37:00Z">
        <w:r>
          <w:lastRenderedPageBreak/>
          <w:t xml:space="preserve">Pinart d.o.o. v imenu uporabnikov ne </w:t>
        </w:r>
      </w:ins>
      <w:ins w:id="16" w:author="TP LJ" w:date="2026-08-31T19:51:00Z" w16du:dateUtc="2026-08-31T17:51:00Z">
        <w:r w:rsidR="00A6274E">
          <w:t xml:space="preserve">izdaja oziroma ne </w:t>
        </w:r>
      </w:ins>
      <w:ins w:id="17" w:author="TP LJ" w:date="2026-08-31T19:37:00Z" w16du:dateUtc="2026-08-31T17:37:00Z">
        <w:r>
          <w:t xml:space="preserve">izstavlja računov. </w:t>
        </w:r>
      </w:ins>
      <w:ins w:id="18" w:author="TP LJ" w:date="2026-08-31T19:52:00Z" w16du:dateUtc="2026-08-31T17:52:00Z">
        <w:r w:rsidR="00A6274E">
          <w:t>Uporabnik ima s</w:t>
        </w:r>
      </w:ins>
      <w:ins w:id="19" w:author="TP LJ" w:date="2026-08-31T19:37:00Z" w16du:dateUtc="2026-08-31T17:37:00Z">
        <w:r>
          <w:t xml:space="preserve"> pomočjo Pinart Flow</w:t>
        </w:r>
      </w:ins>
      <w:ins w:id="20" w:author="TP LJ" w:date="2026-08-31T19:48:00Z" w16du:dateUtc="2026-08-31T17:48:00Z">
        <w:r w:rsidR="00A6274E">
          <w:t xml:space="preserve"> </w:t>
        </w:r>
      </w:ins>
      <w:ins w:id="21" w:author="TP LJ" w:date="2026-08-31T19:49:00Z" w16du:dateUtc="2026-08-31T17:49:00Z">
        <w:r w:rsidR="00A6274E">
          <w:t xml:space="preserve">možnost izdelati </w:t>
        </w:r>
      </w:ins>
      <w:ins w:id="22" w:author="TP LJ" w:date="2026-08-31T19:38:00Z" w16du:dateUtc="2026-08-31T17:38:00Z">
        <w:r>
          <w:t>osnut</w:t>
        </w:r>
      </w:ins>
      <w:ins w:id="23" w:author="TP LJ" w:date="2026-08-31T19:49:00Z" w16du:dateUtc="2026-08-31T17:49:00Z">
        <w:r w:rsidR="00A6274E">
          <w:t>e</w:t>
        </w:r>
      </w:ins>
      <w:ins w:id="24" w:author="TP LJ" w:date="2026-08-31T19:38:00Z" w16du:dateUtc="2026-08-31T17:38:00Z">
        <w:r>
          <w:t>k oziroma predlog</w:t>
        </w:r>
      </w:ins>
      <w:ins w:id="25" w:author="TP LJ" w:date="2026-08-31T19:49:00Z" w16du:dateUtc="2026-08-31T17:49:00Z">
        <w:r w:rsidR="00A6274E">
          <w:t>o računa</w:t>
        </w:r>
      </w:ins>
      <w:ins w:id="26" w:author="TP LJ" w:date="2026-08-31T19:53:00Z" w16du:dateUtc="2026-08-31T17:53:00Z">
        <w:r w:rsidR="00A6274E">
          <w:t>, ki jo mora prilagoditi tako, da ustreza specifikam</w:t>
        </w:r>
      </w:ins>
      <w:ins w:id="27" w:author="TP LJ" w:date="2026-08-31T19:58:00Z" w16du:dateUtc="2026-08-31T17:58:00Z">
        <w:r w:rsidR="00A6274E">
          <w:t xml:space="preserve"> </w:t>
        </w:r>
      </w:ins>
      <w:ins w:id="28" w:author="TP LJ" w:date="2026-08-31T20:04:00Z" w16du:dateUtc="2026-08-31T18:04:00Z">
        <w:r w:rsidR="00783DBD">
          <w:t xml:space="preserve">njegovega </w:t>
        </w:r>
      </w:ins>
      <w:ins w:id="29" w:author="TP LJ" w:date="2026-08-31T19:53:00Z" w16du:dateUtc="2026-08-31T17:53:00Z">
        <w:r w:rsidR="00A6274E">
          <w:t>poslovanja</w:t>
        </w:r>
      </w:ins>
      <w:ins w:id="30" w:author="TP LJ" w:date="2026-08-31T19:51:00Z" w16du:dateUtc="2026-08-31T17:51:00Z">
        <w:r w:rsidR="00A6274E">
          <w:t>.</w:t>
        </w:r>
      </w:ins>
      <w:ins w:id="31" w:author="TP LJ" w:date="2026-08-31T19:40:00Z" w16du:dateUtc="2026-08-31T17:40:00Z">
        <w:r>
          <w:t xml:space="preserve"> </w:t>
        </w:r>
      </w:ins>
      <w:ins w:id="32" w:author="TP LJ" w:date="2026-08-31T19:58:00Z" w16du:dateUtc="2026-08-31T17:58:00Z">
        <w:r w:rsidR="00A6274E">
          <w:t>Z</w:t>
        </w:r>
      </w:ins>
      <w:ins w:id="33" w:author="TP LJ" w:date="2026-08-31T19:40:00Z" w16du:dateUtc="2026-08-31T17:40:00Z">
        <w:r>
          <w:t xml:space="preserve">a pravilnost </w:t>
        </w:r>
      </w:ins>
      <w:ins w:id="34" w:author="TP LJ" w:date="2026-08-31T19:58:00Z" w16du:dateUtc="2026-08-31T17:58:00Z">
        <w:r w:rsidR="00A6274E">
          <w:t>izdanih računo</w:t>
        </w:r>
      </w:ins>
      <w:ins w:id="35" w:author="TP LJ" w:date="2026-08-31T19:59:00Z" w16du:dateUtc="2026-08-31T17:59:00Z">
        <w:r w:rsidR="00A6274E">
          <w:t>v</w:t>
        </w:r>
      </w:ins>
      <w:ins w:id="36" w:author="TP LJ" w:date="2026-08-31T19:38:00Z" w16du:dateUtc="2026-08-31T17:38:00Z">
        <w:r>
          <w:t xml:space="preserve"> </w:t>
        </w:r>
      </w:ins>
      <w:ins w:id="37" w:author="TP LJ" w:date="2026-08-31T20:05:00Z" w16du:dateUtc="2026-08-31T18:05:00Z">
        <w:r w:rsidR="00783DBD">
          <w:t xml:space="preserve">ter skladnost s predpisi </w:t>
        </w:r>
      </w:ins>
      <w:ins w:id="38" w:author="TP LJ" w:date="2026-08-31T19:40:00Z" w16du:dateUtc="2026-08-31T17:40:00Z">
        <w:r>
          <w:t>odgov</w:t>
        </w:r>
      </w:ins>
      <w:ins w:id="39" w:author="TP LJ" w:date="2026-08-31T19:48:00Z" w16du:dateUtc="2026-08-31T17:48:00Z">
        <w:r w:rsidR="00A6274E">
          <w:t xml:space="preserve">arja </w:t>
        </w:r>
      </w:ins>
      <w:ins w:id="40" w:author="TP LJ" w:date="2026-08-31T19:59:00Z" w16du:dateUtc="2026-08-31T17:59:00Z">
        <w:r w:rsidR="00A6274E">
          <w:t xml:space="preserve">vsak </w:t>
        </w:r>
      </w:ins>
      <w:ins w:id="41" w:author="TP LJ" w:date="2026-08-31T19:40:00Z" w16du:dateUtc="2026-08-31T17:40:00Z">
        <w:r>
          <w:t>uporab</w:t>
        </w:r>
      </w:ins>
      <w:ins w:id="42" w:author="TP LJ" w:date="2026-08-31T19:41:00Z" w16du:dateUtc="2026-08-31T17:41:00Z">
        <w:r>
          <w:t>nik sam.</w:t>
        </w:r>
      </w:ins>
      <w:ins w:id="43" w:author="TP LJ" w:date="2026-08-31T20:17:00Z" w16du:dateUtc="2026-08-31T18:17:00Z">
        <w:r w:rsidR="00A712CB">
          <w:t xml:space="preserve"> </w:t>
        </w:r>
      </w:ins>
    </w:p>
    <w:p w14:paraId="00DE68EB" w14:textId="34A86034" w:rsidR="00A712CB" w:rsidRPr="00314DC8" w:rsidRDefault="00A712CB">
      <w:pPr>
        <w:rPr>
          <w:ins w:id="44" w:author="TP LJ" w:date="2026-08-31T20:18:00Z" w16du:dateUtc="2026-08-31T18:18:00Z"/>
        </w:rPr>
      </w:pPr>
      <w:ins w:id="45" w:author="TP LJ" w:date="2026-08-31T20:17:00Z" w16du:dateUtc="2026-08-31T18:17:00Z">
        <w:r w:rsidRPr="00314DC8">
          <w:rPr>
            <w:highlight w:val="yellow"/>
            <w:rPrChange w:id="46" w:author="TP LJ" w:date="2026-09-01T18:13:00Z" w16du:dateUtc="2026-09-01T16:13:00Z">
              <w:rPr/>
            </w:rPrChange>
          </w:rPr>
          <w:t>[</w:t>
        </w:r>
      </w:ins>
      <w:ins w:id="47" w:author="TP LJ" w:date="2026-08-31T20:20:00Z" w16du:dateUtc="2026-08-31T18:20:00Z">
        <w:r w:rsidR="002762BE" w:rsidRPr="00314DC8">
          <w:rPr>
            <w:highlight w:val="yellow"/>
            <w:rPrChange w:id="48" w:author="TP LJ" w:date="2026-09-01T18:13:00Z" w16du:dateUtc="2026-09-01T16:13:00Z">
              <w:rPr/>
            </w:rPrChange>
          </w:rPr>
          <w:t>ALI</w:t>
        </w:r>
      </w:ins>
      <w:ins w:id="49" w:author="TP LJ" w:date="2026-08-31T20:18:00Z" w16du:dateUtc="2026-08-31T18:18:00Z">
        <w:r w:rsidRPr="00314DC8">
          <w:rPr>
            <w:highlight w:val="yellow"/>
            <w:rPrChange w:id="50" w:author="TP LJ" w:date="2026-09-01T18:13:00Z" w16du:dateUtc="2026-09-01T16:13:00Z">
              <w:rPr/>
            </w:rPrChange>
          </w:rPr>
          <w:t xml:space="preserve"> – če gre za izdajo računov v imenu uporabnika</w:t>
        </w:r>
      </w:ins>
      <w:ins w:id="51" w:author="TP LJ" w:date="2026-08-31T20:17:00Z" w16du:dateUtc="2026-08-31T18:17:00Z">
        <w:r w:rsidRPr="00314DC8">
          <w:rPr>
            <w:highlight w:val="yellow"/>
            <w:rPrChange w:id="52" w:author="TP LJ" w:date="2026-09-01T18:13:00Z" w16du:dateUtc="2026-09-01T16:13:00Z">
              <w:rPr/>
            </w:rPrChange>
          </w:rPr>
          <w:t>]</w:t>
        </w:r>
      </w:ins>
    </w:p>
    <w:p w14:paraId="0916C296" w14:textId="4C60E24B" w:rsidR="00361BD0" w:rsidRPr="00361BD0" w:rsidRDefault="00644538" w:rsidP="00361BD0">
      <w:pPr>
        <w:rPr>
          <w:ins w:id="53" w:author="TP LJ" w:date="2026-09-01T17:22:00Z"/>
        </w:rPr>
      </w:pPr>
      <w:ins w:id="54" w:author="TP LJ" w:date="2026-08-31T20:29:00Z" w16du:dateUtc="2026-08-31T18:29:00Z">
        <w:r>
          <w:t>Pinart Flow</w:t>
        </w:r>
        <w:r w:rsidRPr="00644538">
          <w:t xml:space="preserve"> predstavlja programsko orodje za pripravo in posredovanje računov ter sama po sebi ne predstavlja davčne blagajne in ne izvaja davčnega potrjevanja računov</w:t>
        </w:r>
      </w:ins>
      <w:ins w:id="55" w:author="TP LJ" w:date="2026-08-31T20:30:00Z" w16du:dateUtc="2026-08-31T18:30:00Z">
        <w:r>
          <w:t xml:space="preserve"> pri davčnih organih</w:t>
        </w:r>
      </w:ins>
      <w:ins w:id="56" w:author="TP LJ" w:date="2026-08-31T20:29:00Z" w16du:dateUtc="2026-08-31T18:29:00Z">
        <w:r w:rsidRPr="00644538">
          <w:t>.</w:t>
        </w:r>
      </w:ins>
      <w:ins w:id="57" w:author="TP LJ" w:date="2026-09-01T17:22:00Z" w16du:dateUtc="2026-09-01T15:22:00Z">
        <w:r w:rsidR="00361BD0" w:rsidRPr="00361BD0">
          <w:rPr>
            <w:rFonts w:ascii="Times New Roman" w:eastAsia="Times New Roman" w:hAnsi="Times New Roman" w:cs="Times New Roman"/>
            <w:i/>
            <w:kern w:val="0"/>
            <w:sz w:val="24"/>
            <w14:ligatures w14:val="none"/>
          </w:rPr>
          <w:t xml:space="preserve"> </w:t>
        </w:r>
      </w:ins>
      <w:ins w:id="58" w:author="TP LJ" w:date="2026-09-01T17:22:00Z">
        <w:r w:rsidR="00361BD0" w:rsidRPr="00361BD0">
          <w:t xml:space="preserve">Računi, izdani v </w:t>
        </w:r>
      </w:ins>
      <w:ins w:id="59" w:author="TP LJ" w:date="2026-09-01T17:22:00Z" w16du:dateUtc="2026-09-01T15:22:00Z">
        <w:r w:rsidR="00361BD0">
          <w:t xml:space="preserve">Pinart </w:t>
        </w:r>
      </w:ins>
      <w:ins w:id="60" w:author="TP LJ" w:date="2026-09-01T17:22:00Z">
        <w:r w:rsidR="00361BD0" w:rsidRPr="00361BD0">
          <w:t>Flow, so namenjeni plačilu z nakazilom na transakcijski račun.</w:t>
        </w:r>
      </w:ins>
    </w:p>
    <w:p w14:paraId="4933AE69" w14:textId="110C03ED" w:rsidR="00361BD0" w:rsidRPr="00361BD0" w:rsidRDefault="00361BD0" w:rsidP="00361BD0">
      <w:pPr>
        <w:rPr>
          <w:ins w:id="61" w:author="TP LJ" w:date="2026-09-01T17:22:00Z"/>
        </w:rPr>
      </w:pPr>
      <w:ins w:id="62" w:author="TP LJ" w:date="2026-09-01T17:22:00Z">
        <w:r w:rsidRPr="00361BD0">
          <w:t>Uporabnik je sam odgovoren za pravilno izbiro načina izdajanja računov</w:t>
        </w:r>
      </w:ins>
      <w:ins w:id="63" w:author="TP LJ" w:date="2026-09-01T17:24:00Z" w16du:dateUtc="2026-09-01T15:24:00Z">
        <w:r w:rsidR="00C72DBA">
          <w:t xml:space="preserve">, </w:t>
        </w:r>
        <w:r w:rsidR="00C72DBA" w:rsidRPr="002762BE">
          <w:t>za vsebino, pravilnost in zakonitost računov</w:t>
        </w:r>
        <w:r w:rsidR="00C72DBA">
          <w:t>,</w:t>
        </w:r>
      </w:ins>
      <w:ins w:id="64" w:author="TP LJ" w:date="2026-09-01T17:22:00Z">
        <w:r w:rsidRPr="00361BD0">
          <w:t xml:space="preserve"> </w:t>
        </w:r>
      </w:ins>
      <w:ins w:id="65" w:author="TP LJ" w:date="2026-09-01T17:24:00Z" w16du:dateUtc="2026-09-01T15:24:00Z">
        <w:r w:rsidR="00C72DBA">
          <w:t>ter</w:t>
        </w:r>
      </w:ins>
      <w:ins w:id="66" w:author="TP LJ" w:date="2026-09-01T17:22:00Z">
        <w:r w:rsidRPr="00361BD0">
          <w:t xml:space="preserve"> za izpolnjevanje vseh davčnih obveznosti. Če prejme plačilo z gotovino, plačilno kartico ali na drug način, ki se šteje za gotovinsko poslovanje, mora zagotoviti davčno potrjevanje računa na način, ki ga zahtevajo veljavni predpisi.</w:t>
        </w:r>
      </w:ins>
    </w:p>
    <w:p w14:paraId="5917B52B" w14:textId="791B76E4" w:rsidR="00644538" w:rsidRDefault="00361BD0">
      <w:pPr>
        <w:rPr>
          <w:ins w:id="67" w:author="TP LJ" w:date="2026-09-01T18:20:00Z" w16du:dateUtc="2026-09-01T16:20:00Z"/>
        </w:rPr>
      </w:pPr>
      <w:ins w:id="68" w:author="TP LJ" w:date="2026-09-01T17:22:00Z">
        <w:r w:rsidRPr="00361BD0">
          <w:t>Pinart ne odgovarja za davčne obveznosti ali posledice nepravilne uporabe aplikacije s strani uporabnika.</w:t>
        </w:r>
      </w:ins>
    </w:p>
    <w:p w14:paraId="1CD21010" w14:textId="5561EED4" w:rsidR="00314DC8" w:rsidRDefault="00314DC8">
      <w:pPr>
        <w:rPr>
          <w:ins w:id="69" w:author="TP LJ" w:date="2026-08-31T20:17:00Z" w16du:dateUtc="2026-08-31T18:17:00Z"/>
        </w:rPr>
      </w:pPr>
      <w:ins w:id="70" w:author="TP LJ" w:date="2026-09-01T18:20:00Z" w16du:dateUtc="2026-09-01T16:20:00Z">
        <w:r w:rsidRPr="00314DC8">
          <w:t>Prikazi DDV, oprostitev in sklicev na davčne predpise so splošni in lahko ne ustrezajo tvojemu davčnemu položaju. Pred izdajo računa preveri pravilnost podatkov in svoje obveznosti pri računovodji, davčnem svetovalcu ali FURS.</w:t>
        </w:r>
      </w:ins>
    </w:p>
    <w:p w14:paraId="443608EC" w14:textId="77777777" w:rsidR="00A712CB" w:rsidRDefault="00A712CB"/>
    <w:p w14:paraId="694F64D1" w14:textId="77777777" w:rsidR="00B205E3" w:rsidRDefault="00000000">
      <w:pPr>
        <w:pStyle w:val="Heading2"/>
      </w:pPr>
      <w:r>
        <w:t>2a. Naročnina in plačilo</w:t>
      </w:r>
    </w:p>
    <w:p w14:paraId="25DBA109" w14:textId="77777777" w:rsidR="00B205E3" w:rsidRDefault="00000000">
      <w:r>
        <w:t>Kalkulator poštenih cen je in ostane brezplačen. Za dostop do plačljivih paketov (Premium, Pro) velja naročnina po cenah, objavljenih na strani ob nakupu. Naročnina se obračunava vnaprej za izbrano obdobje (mesečno ali letno) in se samodejno podaljšuje, dokler je ne odpoveš.</w:t>
      </w:r>
    </w:p>
    <w:p w14:paraId="75BDA5EA" w14:textId="727A72E4" w:rsidR="00B205E3" w:rsidRDefault="00000000">
      <w:r>
        <w:t>Plačila obdeluje zunanji pooblaščeni ponudnik plačil (Merchant of Record</w:t>
      </w:r>
      <w:ins w:id="71" w:author="TP LJ" w:date="2026-09-01T18:24:00Z" w16du:dateUtc="2026-09-01T16:24:00Z">
        <w:r w:rsidR="00B43E8A">
          <w:t>,</w:t>
        </w:r>
        <w:r w:rsidR="00B43E8A" w:rsidRPr="00B43E8A">
          <w:t xml:space="preserve"> katerega identiteta in pogoji so prikazani pred plačilom</w:t>
        </w:r>
      </w:ins>
      <w:r>
        <w:t>), ki v svojem imenu izda račun ter obračuna in poravna morebitni DDV glede na tvojo državo. Ponudnik plačil je za ta namen samostojni upravljavec plačilnih podatkov; ponudnik (Pinart d.o.o.) ne prejme in ne hrani celotne številke plačilne kartice.</w:t>
      </w:r>
    </w:p>
    <w:p w14:paraId="07930570" w14:textId="4DA43AC9" w:rsidR="00B205E3" w:rsidRDefault="00000000">
      <w:r>
        <w:t xml:space="preserve">Cene naročnine lahko </w:t>
      </w:r>
      <w:ins w:id="72" w:author="TP LJ" w:date="2026-09-01T18:29:00Z" w16du:dateUtc="2026-09-01T16:29:00Z">
        <w:r w:rsidR="00B43E8A">
          <w:t xml:space="preserve">iz utemeljenih poslovnih razlogov </w:t>
        </w:r>
      </w:ins>
      <w:r>
        <w:t>kadarkoli spremenimo, tudi zvišamo. Spremembo objavimo vnaprej; začne veljati ob naslednjem obračunskem obdobju. Že plačano obdobje ostane po ceni ob nakupu. Naročnino lahko kadarkoli odpoveš in velja do konca plačanega obdobja; sorazmerno vračilo za že začeto obdobje ni zagotovljeno, razen če to zahteva prisilni predpis.</w:t>
      </w:r>
    </w:p>
    <w:p w14:paraId="2E443DE1" w14:textId="77777777" w:rsidR="00B205E3" w:rsidRDefault="00000000">
      <w:pPr>
        <w:pStyle w:val="Heading2"/>
      </w:pPr>
      <w:commentRangeStart w:id="73"/>
      <w:r>
        <w:t>2b. Vračila</w:t>
      </w:r>
      <w:commentRangeEnd w:id="73"/>
      <w:r>
        <w:rPr>
          <w:rStyle w:val="CommentReference"/>
          <w:sz w:val="24"/>
        </w:rPr>
        <w:commentReference w:id="73"/>
      </w:r>
    </w:p>
    <w:p w14:paraId="0CCE4B2C" w14:textId="1124C564" w:rsidR="00D7707E" w:rsidRDefault="00D7707E" w:rsidP="00D7707E">
      <w:pPr>
        <w:rPr>
          <w:ins w:id="74" w:author="TP LJ" w:date="2026-09-01T18:39:00Z" w16du:dateUtc="2026-09-01T16:39:00Z"/>
        </w:rPr>
      </w:pPr>
      <w:ins w:id="75" w:author="TP LJ" w:date="2026-09-01T18:39:00Z" w16du:dateUtc="2026-09-01T16:39:00Z">
        <w:r>
          <w:t>Če platformo kupuješ za namene svoje poklicne ali pridobitne dejavnosti, praviloma ne nastopaš kot potrošnik. Če pa pogodbo skleneš kot potrošnik, veljajo zate potrošniške pravice, ki jih ti pogoji ne omejujejo.</w:t>
        </w:r>
      </w:ins>
    </w:p>
    <w:p w14:paraId="61267C86" w14:textId="77777777" w:rsidR="00D7707E" w:rsidRDefault="00D7707E" w:rsidP="00D7707E">
      <w:pPr>
        <w:rPr>
          <w:ins w:id="76" w:author="TP LJ" w:date="2026-09-01T18:39:00Z" w16du:dateUtc="2026-09-01T16:39:00Z"/>
        </w:rPr>
      </w:pPr>
      <w:ins w:id="77" w:author="TP LJ" w:date="2026-09-01T18:39:00Z" w16du:dateUtc="2026-09-01T16:39:00Z">
        <w:r>
          <w:t>Potrošnik lahko pri pogodbi, sklenjeni na daljavo, praviloma v 14 dneh od sklenitve pogodbe odstopi brez navedbe razloga. Odstop lahko sporoči z nedvoumno izjavo na tina@pinart.si ali z elektronsko funkcijo za odstop, kadar jo zahteva veljavna zakonodaja in je na voljo v uporabniškem vmesniku. Potrdilo o prejemu odstopa se pošlje na trajnem nosilcu podatkov.</w:t>
        </w:r>
      </w:ins>
    </w:p>
    <w:p w14:paraId="1C83FA99" w14:textId="77777777" w:rsidR="00D7707E" w:rsidRDefault="00D7707E" w:rsidP="00D7707E">
      <w:pPr>
        <w:rPr>
          <w:ins w:id="78" w:author="TP LJ" w:date="2026-09-01T18:39:00Z" w16du:dateUtc="2026-09-01T16:39:00Z"/>
        </w:rPr>
      </w:pPr>
      <w:ins w:id="79" w:author="TP LJ" w:date="2026-09-01T18:39:00Z" w16du:dateUtc="2026-09-01T16:39:00Z">
        <w:r>
          <w:t xml:space="preserve">Če potrošnik izrecno zahteva, da se plačljiva storitev začne izvajati že v 14-dnevnem odstopnem roku, in nato v tem roku odstopi, lahko ponudnik zahteva le sorazmeren znesek za storitev, ki je bila do odstopa dejansko opravljena, kadar to dopušča zakon. Pravica do odstopa pri trajajoči naročniški </w:t>
        </w:r>
        <w:r>
          <w:lastRenderedPageBreak/>
          <w:t>digitalni storitvi ne preneha zgolj zato, ker je potrošnik storitev začel uporabljati. Morebitna izguba pravice do odstopa je mogoča le pod pogoji, ki jih izrecno določa zakon.</w:t>
        </w:r>
      </w:ins>
    </w:p>
    <w:p w14:paraId="48CB693D" w14:textId="77777777" w:rsidR="00F40921" w:rsidRDefault="00D7707E" w:rsidP="00D7707E">
      <w:pPr>
        <w:rPr>
          <w:ins w:id="80" w:author="TP LJ" w:date="2026-09-01T18:45:00Z" w16du:dateUtc="2026-09-01T16:45:00Z"/>
        </w:rPr>
      </w:pPr>
      <w:ins w:id="81" w:author="TP LJ" w:date="2026-09-01T18:39:00Z" w16du:dateUtc="2026-09-01T16:39:00Z">
        <w:r>
          <w:t>Ne glede na pravico do odstopa ima potrošnik pri digitalni storitvi tudi zakonske pravice v primeru neskladnosti, vključno z vzpostavitvijo skladnosti, sorazmernim znižanjem kupnine ali odstopom od pogodbe, kadar so izpolnjeni zakonski pogoji. Vračila, ki jih zahteva prisilni predpis, izvedemo brez nepotrebnega odlašanja in v zakonskem roku.</w:t>
        </w:r>
      </w:ins>
      <w:ins w:id="82" w:author="TP LJ" w:date="2026-09-01T18:45:00Z" w16du:dateUtc="2026-09-01T16:45:00Z">
        <w:r w:rsidR="00F40921">
          <w:t xml:space="preserve"> </w:t>
        </w:r>
      </w:ins>
    </w:p>
    <w:p w14:paraId="0B06B051" w14:textId="4F36F21B" w:rsidR="00B205E3" w:rsidRDefault="00000000" w:rsidP="00D7707E">
      <w:r>
        <w:t>Naročnina se obračuna vnaprej za izbrano obdobje in za že začeto obdobje praviloma ni vračljiva, razen če prisilni predpis določa drugače.</w:t>
      </w:r>
      <w:del w:id="83" w:author="TP LJ" w:date="2026-09-01T18:45:00Z" w16du:dateUtc="2026-09-01T16:45:00Z">
        <w:r w:rsidDel="00F40921">
          <w:delText xml:space="preserve"> Če si potrošnik v EU, lahko velja zakonska 14-dnevna pravica do odstopa; pri digitalnih storitvah, ki se začnejo na tvojo zahtevo, ta pravica preneha, ko se izvajanje s tvojim soglasjem začne. Če je bilo plačilo očitno obračunano pomotoma, nas kontaktiraj na tina@pinart.si</w:delText>
        </w:r>
      </w:del>
      <w:r>
        <w:t>.</w:t>
      </w:r>
    </w:p>
    <w:p w14:paraId="1AA6C328" w14:textId="77777777" w:rsidR="00B205E3" w:rsidRDefault="00000000">
      <w:pPr>
        <w:pStyle w:val="Heading2"/>
      </w:pPr>
      <w:r>
        <w:t>3. Brez jamstev</w:t>
      </w:r>
    </w:p>
    <w:p w14:paraId="0A99A40F" w14:textId="51113B7F" w:rsidR="00B205E3" w:rsidRDefault="00000000">
      <w:r>
        <w:t>Orodje je na voljo »takšno, kot je«. Ponudnik ne jamči za točnost, popolnost ali primernost izračunov za določen namen in ne odgovarja za morebitno škodo, ki bi nastala z uporabo orodja ali zanašanjem na njegove rezultate.</w:t>
      </w:r>
      <w:ins w:id="84" w:author="TP LJ" w:date="2026-09-01T18:47:00Z" w16du:dateUtc="2026-09-01T16:47:00Z">
        <w:r w:rsidR="00F40921">
          <w:t xml:space="preserve"> </w:t>
        </w:r>
        <w:r w:rsidR="00F40921" w:rsidRPr="00F40921">
          <w:t xml:space="preserve">Ta določba ne omejuje zakonskih jamstev oziroma zahtev glede skladnosti digitalne storitve, ki pripadajo potrošnikom, niti odgovornosti, ki je po prisilnih predpisih </w:t>
        </w:r>
        <w:r w:rsidR="00F40921">
          <w:t xml:space="preserve">za potrošnike </w:t>
        </w:r>
        <w:r w:rsidR="00F40921" w:rsidRPr="00F40921">
          <w:t>ni mogoče izključiti.</w:t>
        </w:r>
      </w:ins>
    </w:p>
    <w:p w14:paraId="433794B6" w14:textId="77777777" w:rsidR="00B205E3" w:rsidRDefault="00000000">
      <w:pPr>
        <w:pStyle w:val="Heading2"/>
      </w:pPr>
      <w:commentRangeStart w:id="85"/>
      <w:r>
        <w:t>3a. Beta / zgodnji dostop</w:t>
      </w:r>
      <w:commentRangeEnd w:id="85"/>
      <w:r>
        <w:rPr>
          <w:rStyle w:val="CommentReference"/>
          <w:sz w:val="24"/>
        </w:rPr>
        <w:commentReference w:id="85"/>
      </w:r>
    </w:p>
    <w:p w14:paraId="4650EBF9" w14:textId="6FA4572D" w:rsidR="00B205E3" w:rsidRDefault="00000000">
      <w:r>
        <w:t xml:space="preserve">V času zaprte bete (zgodnji dostop) je platforma na voljo »takšna, kot je« in v aktivnem razvoju. Funkcije se lahko spremenijo, dodajo ali odstranijo, beta podatki pa se lahko občasno ponastavijo ali migrirajo. </w:t>
      </w:r>
      <w:ins w:id="86" w:author="TP LJ" w:date="2026-09-01T18:54:00Z" w16du:dateUtc="2026-09-01T16:54:00Z">
        <w:r w:rsidR="00FE137B" w:rsidRPr="00FE137B">
          <w:t xml:space="preserve">Namerno brisanje ali ponastavitev uporabniških podatkov bomo izvajali le, kadar je to potrebno za delovanje bete, varnost ali odpravo napak, in bomo uporabnike, kadar je razumno mogoče, predhodno obvestili. </w:t>
        </w:r>
      </w:ins>
      <w:r>
        <w:t>Priporočamo, da pomembne dokumente hraniš v lastni varnostni kopiji. Dostop do bete lahko kadarkoli omejimo ali ukinemo</w:t>
      </w:r>
      <w:ins w:id="87" w:author="TP LJ" w:date="2026-09-01T18:52:00Z" w16du:dateUtc="2026-09-01T16:52:00Z">
        <w:r w:rsidR="00FE137B">
          <w:t xml:space="preserve">, </w:t>
        </w:r>
        <w:r w:rsidR="00FE137B" w:rsidRPr="00FE137B">
          <w:t>pri plačljivi storitvi pa ob tem spoštujemo že plačane pravice in prisilne predpise</w:t>
        </w:r>
      </w:ins>
      <w:r>
        <w:t>.</w:t>
      </w:r>
    </w:p>
    <w:p w14:paraId="297991D7" w14:textId="77777777" w:rsidR="00B205E3" w:rsidRDefault="00000000">
      <w:pPr>
        <w:pStyle w:val="Heading2"/>
      </w:pPr>
      <w:r>
        <w:t>3b. Razpoložljivost in storitve tretjih</w:t>
      </w:r>
    </w:p>
    <w:p w14:paraId="37DCAB8A" w14:textId="77777777" w:rsidR="00B205E3" w:rsidRDefault="00000000">
      <w:r>
        <w:t>Platforma je odvisna od storitev tretjih (npr. gostovanje in baza pri Vercel in Supabase, e-pošta pri Resend ter AI asistentka Pupa prek Anthropic). Ponudnik ne jamči neprekinjenega, pravočasnega, varnega ali brezhibnega delovanja — občasne napake v prikazu, postavitvi ali delovanju so mogoče — ter lahko izvaja vzdrževanje ali doživi izpade, tudi Pupe ali druge funkcije; take funkcije so lahko začasno ali trajno nedostopne. V največjem obsegu, ki ga dopušča pravo, ponudnik ne odgovarja za izpade, prekinitve ali morebitno posledično škodo (glejte tudi točki 9 in 9c). Priporočamo, da pomembne podatke hraniš v lastni varnostni kopiji.</w:t>
      </w:r>
    </w:p>
    <w:p w14:paraId="27AD9D15" w14:textId="77777777" w:rsidR="00B205E3" w:rsidRDefault="00000000">
      <w:pPr>
        <w:pStyle w:val="Heading2"/>
      </w:pPr>
      <w:r>
        <w:t>3c. Podpora</w:t>
      </w:r>
    </w:p>
    <w:p w14:paraId="4A700133" w14:textId="77777777" w:rsidR="00B205E3" w:rsidRDefault="00000000">
      <w:r>
        <w:t>Podporo nudimo po e-pošti na tina@pinart.si. Pomagamo, kakor hitro razumno zmoremo, a v času bete ne jamčimo določenega odzivnega časa ali neprekinjene razpoložljivosti. Podpora zajema uporabo platforme; ni pravni, davčni ali poslovni nasvet.</w:t>
      </w:r>
    </w:p>
    <w:p w14:paraId="45EAE1CF" w14:textId="77777777" w:rsidR="00B205E3" w:rsidRDefault="00000000">
      <w:pPr>
        <w:pStyle w:val="Heading2"/>
      </w:pPr>
      <w:r>
        <w:t>4. Uporabniški račun in dostop</w:t>
      </w:r>
    </w:p>
    <w:p w14:paraId="5EE5ABB2" w14:textId="77777777" w:rsidR="00B205E3" w:rsidRDefault="00000000">
      <w:r>
        <w:t xml:space="preserve">Za shranjevanje dokumentov in dostop do platforme ustvariš račun (npr. s prijavo prek Googla). Za prijavo prejmemo tvoj e-naslov in ime iz izbranega ponudnika prijave. Odgovarjaš za dejavnost na </w:t>
      </w:r>
      <w:r>
        <w:lastRenderedPageBreak/>
        <w:t>svojem računu in za varovanje dostopa. V času zaprte bete je dostop mogoč na podlagi povabila; ponudnik lahko dostop, pakete ali posamezne funkcije kadarkoli spremeni, omeji ali ukine.</w:t>
      </w:r>
    </w:p>
    <w:p w14:paraId="2BF8C247" w14:textId="77777777" w:rsidR="00B205E3" w:rsidRDefault="00000000">
      <w:pPr>
        <w:pStyle w:val="Heading2"/>
      </w:pPr>
      <w:r>
        <w:t>4a. Kje se hranijo tvoji podatki</w:t>
      </w:r>
    </w:p>
    <w:p w14:paraId="0141E5E1" w14:textId="77777777" w:rsidR="00B205E3" w:rsidRDefault="00000000">
      <w:r>
        <w:t>Brez prijave (npr. brezplačni kalkulator) se tvoje nastavitve, cene in osnutki shranjujejo izključno lokalno v tvojem brskalniku (localStorage) in se ne pošiljajo ponudniku; izbrišeš jih z brisanjem podatkov brskalnika.</w:t>
      </w:r>
    </w:p>
    <w:p w14:paraId="581C922C" w14:textId="77777777" w:rsidR="00B205E3" w:rsidRDefault="00000000">
      <w:r>
        <w:t>Ko si prijavljen, se tvoji poslovni podatki (ponudbe, pogodbe, računi, stranke, projekti, stroški, naloge in podobno) shranjujejo v oblačni bazi ponudnika (Supabase, strežniki v EU). Podatki so vezani na tvoj račun in zasebni — dostop je omejen s pravili na ravni baze. Ponudnik jih ne prodaja in ne razkriva tretjim, razen podobdelovalcem, potrebnim za delovanje storitve (točka 8a), ali kadar to zahteva zakon. Izbris računa ali podatkov lahko kadarkoli zahtevaš na tina@pinart.si.</w:t>
      </w:r>
    </w:p>
    <w:p w14:paraId="5B208CFB" w14:textId="77777777" w:rsidR="00B205E3" w:rsidRDefault="00000000">
      <w:pPr>
        <w:pStyle w:val="Heading2"/>
      </w:pPr>
      <w:r>
        <w:t>4b. Komunikacije</w:t>
      </w:r>
    </w:p>
    <w:p w14:paraId="0ACD6D2D" w14:textId="77777777" w:rsidR="00B205E3" w:rsidRDefault="00000000">
      <w:r>
        <w:t>Če uporabljaš funkcije komunikacije (projektni klepet, projektna pošta), se vsebina sporočil shranjuje v oblačni bazi ponudnika, da je dostopna tebi in osebam, s katerimi deliš projekt. Odhodna e-pošta se pošilja prek zunanjega ponudnika e-pošte (Resend). Za vsebino svojih sporočil odgovarjaš sam.</w:t>
      </w:r>
    </w:p>
    <w:p w14:paraId="05E211B8" w14:textId="77777777" w:rsidR="00B205E3" w:rsidRDefault="00000000">
      <w:pPr>
        <w:pStyle w:val="Heading2"/>
      </w:pPr>
      <w:commentRangeStart w:id="88"/>
      <w:commentRangeStart w:id="89"/>
      <w:r>
        <w:t>4c. Sef avtorstva</w:t>
      </w:r>
      <w:commentRangeEnd w:id="88"/>
      <w:r>
        <w:rPr>
          <w:rStyle w:val="CommentReference"/>
          <w:sz w:val="24"/>
        </w:rPr>
        <w:commentReference w:id="88"/>
      </w:r>
      <w:commentRangeEnd w:id="89"/>
      <w:r w:rsidR="00D3135D">
        <w:rPr>
          <w:rStyle w:val="CommentReference"/>
          <w:sz w:val="24"/>
        </w:rPr>
        <w:commentReference w:id="89"/>
      </w:r>
    </w:p>
    <w:p w14:paraId="4CCE866D" w14:textId="77777777" w:rsidR="00B205E3" w:rsidRDefault="00000000">
      <w:r>
        <w:t>Sef avtorstva izračuna kriptografski odtis (SHA-256) tvoje datoteke in ga skupaj z datumom ter podatki o delu zabeleži kot dokaz o obstoju in prioriteti dela. Odtis je enolični »prstni odtis« datoteke; iz njega ni mogoče rekonstruirati vsebine. Za neodvisen časovni žig uporabljamo overitelja po standardu RFC 3161 (trenutno FreeTSA), ki prejme samo odtis, nikoli datoteke. Če se odločiš za oblačni trezor (plačljivo), se izvirna datoteka shrani v zasebno oblačno shrambo ponudnika (EU).</w:t>
      </w:r>
    </w:p>
    <w:p w14:paraId="2A07E17C" w14:textId="77777777" w:rsidR="00B205E3" w:rsidRDefault="00000000">
      <w:r>
        <w:t>Iskrena meja: Sef dokazuje, da je določena datoteka obstajala na določen dan (obstoj in prioriteta), ne pa absolutnega avtorstva ali vizualne izvirnosti sloga. Ne nadomešča uradne registracije pravic (npr. pri pristojnem uradu), ampak jo dopolnjuje. Ponudnik ne jamči pravne veljave dokaza v posameznem sporu.</w:t>
      </w:r>
    </w:p>
    <w:p w14:paraId="0B621C61" w14:textId="77777777" w:rsidR="00B205E3" w:rsidRDefault="00000000">
      <w:r>
        <w:t>Original obdrži pri sebi. Sef je varnostna kopija in dokazilo, ne edini izvod. Vedno ohrani izvirno datoteko na svoji napravi. Oblačni trezor zmanjša tveganje izgube, a noben sistem ni brez napak: ponudnik ne jamči neprekinjenega delovanja, razpoložljivosti ali trajne hrambe in ne odgovarja za izgubo, poškodbo ali nedostopnost naloženih datotek (glejte tudi točko 9). Priporočamo, da pomembna dela dodatno hraniš na lastni varnostni kopiji.</w:t>
      </w:r>
    </w:p>
    <w:p w14:paraId="4DE76FE8" w14:textId="77777777" w:rsidR="00B205E3" w:rsidRDefault="00000000">
      <w:pPr>
        <w:pStyle w:val="Heading2"/>
      </w:pPr>
      <w:r>
        <w:t>4d. Sprejemljiva raba</w:t>
      </w:r>
    </w:p>
    <w:p w14:paraId="42BCF9BD" w14:textId="77777777" w:rsidR="00B205E3" w:rsidRDefault="00000000">
      <w:r>
        <w:t>Zavezuješ se, da boš platformo uporabljal zakonito in pošteno. Ne smeš: (a) kršiti zakonov ali pravic drugih; (b) vnašati zlonamerne programske opreme, virusov ali škodljive kode ali na kakršenkoli način poškodovati, motiti ali ogroziti platforme, njene kode, varnosti, razpoložljivosti ali vsebine; (c) poskušati dostopati do podatkov drugih uporabnikov ali obiti nadzora dostopa; (d) kopirati, razmnoževati, strojno pobirati ali ponovno uporabljati katere koli vsebine platforme — besedila, vizualne zasnove ali kode — ali kako drugače kršiti avtorskih in drugih pravic intelektualne lastnine ponudnika ali tretjih; (e) preprodajati, podeljevati podlicenc ali obratno inženiriti platforme; (f) prek funkcij komunikacije pošiljati neželenih, nezakonitih, zavajajočih ali žaljivih vsebin. Račun, ki krši ta pravila, lahko omejimo ali začasno onemogočimo in uveljavljamo morebitno povzročeno škodo.</w:t>
      </w:r>
    </w:p>
    <w:p w14:paraId="66C5950F" w14:textId="77777777" w:rsidR="00B205E3" w:rsidRDefault="00000000">
      <w:pPr>
        <w:pStyle w:val="Heading2"/>
      </w:pPr>
      <w:r>
        <w:t>4e. Upravičenost in starost</w:t>
      </w:r>
    </w:p>
    <w:p w14:paraId="44F452A4" w14:textId="77777777" w:rsidR="00B205E3" w:rsidRDefault="00000000">
      <w:r>
        <w:lastRenderedPageBreak/>
        <w:t>Platforma je namenjena poslovni uporabi polnoletnih oseb (18 let ali več) s poslovno sposobnostjo za sklenitev pogodbe. Z uporabo potrjuješ, da izpolnjuješ te pogoje. Platforma ni namenjena otrokom. V ZDA ni namenjena otrokom in zavestno ne zbiramo podatkov oseb, mlajših od 13 let (COPPA); v EGP osebe, mlajše od 16 let, potrebujejo privolitev staršev ali skrbnika.</w:t>
      </w:r>
    </w:p>
    <w:p w14:paraId="6C133085" w14:textId="77777777" w:rsidR="00B205E3" w:rsidRDefault="00000000">
      <w:pPr>
        <w:pStyle w:val="Heading2"/>
      </w:pPr>
      <w:r>
        <w:t>4f. Izvozni nadzor in sankcije</w:t>
      </w:r>
    </w:p>
    <w:p w14:paraId="37396171" w14:textId="13B0FC29" w:rsidR="00B205E3" w:rsidRDefault="00000000">
      <w:r>
        <w:t>Zavezuješ se k spoštovanju veljavnih predpisov o izvoznem nadzoru in sankcijah, vključno s predpisi Združenih držav (Export Administration Regulations in sankcije, ki jih izvaja OFAC) ter ukrepi Evropske unije. Z uporabo platforme jamčiš, da nisi v ozemlju pod embargom, nisi na nobenem seznamu omejenih oseb ali sankcij in platforme ne boš uporabljal za noben prepovedan namen.</w:t>
      </w:r>
      <w:ins w:id="90" w:author="TP LJ" w:date="2026-09-01T20:06:00Z" w16du:dateUtc="2026-09-01T18:06:00Z">
        <w:r w:rsidR="006914F5">
          <w:t xml:space="preserve"> </w:t>
        </w:r>
      </w:ins>
      <w:ins w:id="91" w:author="TP LJ" w:date="2026-09-01T20:07:00Z" w16du:dateUtc="2026-09-01T18:07:00Z">
        <w:r w:rsidR="006914F5">
          <w:t>T</w:t>
        </w:r>
      </w:ins>
      <w:ins w:id="92" w:author="TP LJ" w:date="2026-09-01T20:06:00Z" w16du:dateUtc="2026-09-01T18:06:00Z">
        <w:r w:rsidR="006914F5" w:rsidRPr="006914F5">
          <w:t>očka se uporablja samo v obsegu, v katerem so taki predpisi dejansko uporabljivi za posamezno uporabo ali ponudnika storitve.</w:t>
        </w:r>
      </w:ins>
    </w:p>
    <w:p w14:paraId="2F5C0119" w14:textId="77777777" w:rsidR="00B205E3" w:rsidRDefault="00000000">
      <w:pPr>
        <w:pStyle w:val="Heading2"/>
      </w:pPr>
      <w:commentRangeStart w:id="93"/>
      <w:commentRangeStart w:id="94"/>
      <w:r>
        <w:t>4g. Obdelava osebnih podatkov v tvojem imenu (pogodba o obdelavi)</w:t>
      </w:r>
      <w:commentRangeEnd w:id="93"/>
      <w:r>
        <w:rPr>
          <w:rStyle w:val="CommentReference"/>
          <w:sz w:val="24"/>
        </w:rPr>
        <w:commentReference w:id="93"/>
      </w:r>
      <w:commentRangeEnd w:id="94"/>
      <w:r w:rsidR="00445A58">
        <w:rPr>
          <w:rStyle w:val="CommentReference"/>
          <w:sz w:val="24"/>
        </w:rPr>
        <w:commentReference w:id="94"/>
      </w:r>
    </w:p>
    <w:p w14:paraId="77A2D5C6" w14:textId="77777777" w:rsidR="00B205E3" w:rsidRDefault="00000000">
      <w:pPr>
        <w:rPr>
          <w:ins w:id="95" w:author="TP LJ" w:date="2026-09-01T20:29:00Z" w16du:dateUtc="2026-09-01T18:29:00Z"/>
        </w:rPr>
      </w:pPr>
      <w:r>
        <w:t>Kadar v platformo vneseš osebne podatke drugih ljudi — svojih strank, njihovih kontaktnih oseb, prejemnikov tvoje pošte ali sodelavcev — si glede teh podatkov upravljavec ti, ponudnik pa je obdelovalec. Ta točka je pogodba o obdelavi osebnih podatkov, ki jo zahteva 28. člen GDPR, in je sestavni del teh pogojev.</w:t>
      </w:r>
    </w:p>
    <w:p w14:paraId="14070F7B" w14:textId="46CE4878" w:rsidR="00445A58" w:rsidRDefault="00445A58">
      <w:ins w:id="96" w:author="TP LJ" w:date="2026-09-01T20:29:00Z" w16du:dateUtc="2026-09-01T18:29:00Z">
        <w:r w:rsidRPr="00445A58">
          <w:t>Osebe, ki jih uporabnik ali skrbnik organizacije povabi kot člane ekipe in ki podatke obdelujejo v njenem imenu in po njenih navodilih, se štejejo za pooblaščene uporabnike upravljavca. Upravljavec je odgovoren za določitev njihovih pravic dostopa, za zakonitost njihovega dostopa do osebnih podatkov ter za preklic dostopa, ko ta ni več potreben.</w:t>
        </w:r>
      </w:ins>
    </w:p>
    <w:p w14:paraId="3CF007E3" w14:textId="77777777" w:rsidR="00B205E3" w:rsidRDefault="00000000">
      <w:r>
        <w:t>Predmet in trajanje. Ponudnik te podatke obdeluje izključno za delovanje platforme zate, dokler obstaja tvoj račun. Narava in namen: shranjevanje, urejanje, prikaz, izvoz in pošiljanje dokumentov ter sporočil, ki jih ustvariš. Kategorije posameznikov: tvoje stranke, njihove kontaktne osebe in tvoji sodelavci. Kategorije podatkov: imena, e-naslovi, telefonske številke, naslovi, davčne številke in vsebina, ki jo vneseš sam.</w:t>
      </w:r>
    </w:p>
    <w:p w14:paraId="5F6B6C26" w14:textId="77777777" w:rsidR="00B205E3" w:rsidRDefault="00000000">
      <w:r>
        <w:t>Ponudnik se zavezuje, da bo: podatke obdeloval le po tvojih dokumentiranih navodilih (tvoja uporaba platforme šteje za takšna navodila) in nikoli za lastne namene; k zaupnosti zavezal vsakogar, ki ima do podatkov dostop; izvajal ustrezne tehnične in organizacijske ukrepe (varnost na ravni vrstice v bazi, šifriranje med prenosom in v mirovanju, nadzor dostopa); ti pomagal pri odzivu na zahteve posameznikov ter pri tvojih obveznostih glede varnosti, obveščanja o kršitvah in ocen učinka; po prenehanju pogodbe podatke po tvoji izbiri izbrisal ali vrnil; in ti dal na voljo podatke, potrebne za dokaz skladnosti s to točko.</w:t>
      </w:r>
    </w:p>
    <w:p w14:paraId="3720E218" w14:textId="77777777" w:rsidR="00B205E3" w:rsidRDefault="00000000">
      <w:r>
        <w:t>Podobdelovalci. Ponudniku daješ splošno pooblastilo, da vključi podobdelovalce, naštete v politiki zasebnosti. O nameravani vključitvi novega ali zamenjavi obstoječega podobdelovalca te ponudnik obvesti najmanj 30 dni vnaprej, ti pa lahko ugovarjaš; če ugovarjaš, lahko naročnino prekineš in dobiš vrnjeno plačilo za neizrabljeno obdobje. Podobdelovalce zavezujejo enake obveznosti, kot po tej točki veljajo za ponudnika.</w:t>
      </w:r>
    </w:p>
    <w:p w14:paraId="038E88F7" w14:textId="77777777" w:rsidR="00B205E3" w:rsidRDefault="00000000">
      <w:r>
        <w:t>Prenosi izven EU. Nekateri podobdelovalci imajo sedež v Združenih državah. Takšni prenosi potekajo na podlagi standardnih pogodbenih klavzul Evropske komisije ali drugega veljavnega jamstva. Tvoja odgovornost: jamčiš, da imaš zakonito podlago za vnos podatkov drugih ljudi v platformo, da si te ljudi ustrezno obvestil in da tvoja navodila niso v nasprotju s predpisi o varstvu osebnih podatkov.</w:t>
      </w:r>
    </w:p>
    <w:p w14:paraId="0E2921D5" w14:textId="77777777" w:rsidR="00B205E3" w:rsidRDefault="00000000">
      <w:pPr>
        <w:pStyle w:val="Heading2"/>
      </w:pPr>
      <w:commentRangeStart w:id="97"/>
      <w:commentRangeStart w:id="98"/>
      <w:r>
        <w:t>5. Anonimna statistika cen</w:t>
      </w:r>
      <w:commentRangeEnd w:id="97"/>
      <w:r>
        <w:rPr>
          <w:rStyle w:val="CommentReference"/>
          <w:sz w:val="24"/>
        </w:rPr>
        <w:commentReference w:id="97"/>
      </w:r>
      <w:commentRangeEnd w:id="98"/>
      <w:r w:rsidR="00445A58">
        <w:rPr>
          <w:rStyle w:val="CommentReference"/>
          <w:sz w:val="24"/>
        </w:rPr>
        <w:commentReference w:id="98"/>
      </w:r>
    </w:p>
    <w:p w14:paraId="5B03A166" w14:textId="77777777" w:rsidR="00B205E3" w:rsidRDefault="00000000">
      <w:pPr>
        <w:rPr>
          <w:ins w:id="99" w:author="TP LJ" w:date="2026-09-01T20:32:00Z" w16du:dateUtc="2026-09-01T18:32:00Z"/>
        </w:rPr>
      </w:pPr>
      <w:r>
        <w:lastRenderedPageBreak/>
        <w:t>Ob prvem prikazu izračuna v seji orodje anonimno zabeleži natanko tole: izbrane storitve, raven izkušenj, tvoj trg, trg naročnika, vrsto rabe (znamka ali projekt), izračunan znesek izvedbe in avtorskih pravic ter valuto. Zapis ne vsebuje imena, e-naslova, IP-naslova ali drugih osebnih podatkov in ga ni mogoče povezati s teboj. Podatki se shranijo v ponudnikovo bazo in se uporabijo izključno za skupno statistiko cen na trgu za kreativce. Ko bo baza dovolj velika, bodo zbirni podatki (npr. mediane cen po storitvah in izkušnjah) na voljo uporabnikom orodja — vsak izračun torej prispeva k pregledu trga, ki ga kreativci danes nimajo.</w:t>
      </w:r>
    </w:p>
    <w:p w14:paraId="3D7C0FFC" w14:textId="506075A9" w:rsidR="00445A58" w:rsidRDefault="00445A58">
      <w:ins w:id="100" w:author="TP LJ" w:date="2026-09-01T20:32:00Z" w16du:dateUtc="2026-09-01T18:32:00Z">
        <w:r w:rsidRPr="00445A58">
          <w:t>Pred objavo uvedemo prag minimalnega števila zapisov in druga pravila združevanja, da iz redkih kombinacij ni mogoče razumno določiti ali ponovno identificirati posameznega uporabnika ali njegovega naročnika. Če bi se podatki lahko povezali z osebo ali računom, jih ne bomo obravnavali kot anonimne in bomo zanje določili ustrezno pravno podlago ter informacije po GDPR.</w:t>
        </w:r>
      </w:ins>
    </w:p>
    <w:p w14:paraId="3553A8A9" w14:textId="77777777" w:rsidR="00B205E3" w:rsidRDefault="00000000">
      <w:pPr>
        <w:pStyle w:val="Heading2"/>
      </w:pPr>
      <w:commentRangeStart w:id="101"/>
      <w:commentRangeStart w:id="102"/>
      <w:r>
        <w:t>6. Ime in e-naslov ob prenosu ali profilu</w:t>
      </w:r>
      <w:commentRangeEnd w:id="101"/>
      <w:r>
        <w:rPr>
          <w:rStyle w:val="CommentReference"/>
          <w:sz w:val="24"/>
        </w:rPr>
        <w:commentReference w:id="101"/>
      </w:r>
      <w:commentRangeEnd w:id="102"/>
      <w:r w:rsidR="002F3453">
        <w:rPr>
          <w:rStyle w:val="CommentReference"/>
          <w:sz w:val="24"/>
        </w:rPr>
        <w:commentReference w:id="102"/>
      </w:r>
    </w:p>
    <w:p w14:paraId="657A36BB" w14:textId="77777777" w:rsidR="00B205E3" w:rsidRDefault="00000000">
      <w:r>
        <w:t>Če pri prenosu ponudbe ali shranjevanju profila vpišeš ime in e-naslov, ju ponudnik hrani za namen obveščanja o orodju in svojih storitvah (pravna podlaga: privolitev). Privolitev lahko kadarkoli prekličeš s sporočilom na tina@pinart.si; več v politiki zasebnosti.</w:t>
      </w:r>
    </w:p>
    <w:p w14:paraId="1C928DE2" w14:textId="77777777" w:rsidR="00B205E3" w:rsidRDefault="00000000">
      <w:pPr>
        <w:pStyle w:val="Heading2"/>
      </w:pPr>
      <w:commentRangeStart w:id="103"/>
      <w:commentRangeStart w:id="104"/>
      <w:r>
        <w:t>7. Umetna inteligenca (Pupa) in varnost podatkov</w:t>
      </w:r>
      <w:commentRangeEnd w:id="103"/>
      <w:r>
        <w:rPr>
          <w:rStyle w:val="CommentReference"/>
          <w:sz w:val="24"/>
        </w:rPr>
        <w:commentReference w:id="103"/>
      </w:r>
      <w:commentRangeEnd w:id="104"/>
      <w:r w:rsidR="007806BA">
        <w:rPr>
          <w:rStyle w:val="CommentReference"/>
          <w:sz w:val="24"/>
        </w:rPr>
        <w:commentReference w:id="104"/>
      </w:r>
    </w:p>
    <w:p w14:paraId="3D59EACC" w14:textId="77777777" w:rsidR="00B205E3" w:rsidRDefault="00000000">
      <w:r>
        <w:t>Pupa je naša izbirna AI pomočnica (umetna inteligenca), ki deluje strežniško prek Anthropic Claude API, zato API ključ ni izpostavljen v brskalniku. Anthropic prejme samo vsebino, ki jo vneseš v Pupo, in minimalen kontekst odprtega orodja ali ponudbe, potreben za odgovor; nič drugega. Anthropic nima dostopa do baze Pinart Flow — vidi le besedilo posamezne zahteve in baze ne more brati ali izvoziti.</w:t>
      </w:r>
    </w:p>
    <w:p w14:paraId="3D9169D4" w14:textId="77777777" w:rsidR="00B205E3" w:rsidRDefault="00000000">
      <w:pPr>
        <w:rPr>
          <w:ins w:id="105" w:author="TP LJ" w:date="2026-09-04T10:32:00Z" w16du:dateUtc="2026-09-04T08:32:00Z"/>
        </w:rPr>
      </w:pPr>
      <w:r>
        <w:t>V Pupo ne vnašaj zaupnih podatkov, poslovnih skrivnosti ali osebnih podatkov svojih strank. Če Pupe ne uporabljaš, se podatki ne pošiljajo družbi Anthropic ali kateremu koli drugemu zunanjemu ponudniku AI. Orodja Pinart Flow delujejo brez AI, cene pa se izračunajo s formulami in pravili lokalno oziroma na zaledju Pinart Flow.</w:t>
      </w:r>
    </w:p>
    <w:p w14:paraId="2A95FD86" w14:textId="42197FD6" w:rsidR="00ED3F31" w:rsidRDefault="00ED3F31">
      <w:ins w:id="106" w:author="TP LJ" w:date="2026-09-04T10:32:00Z" w16du:dateUtc="2026-09-04T08:32:00Z">
        <w:r w:rsidRPr="00ED3F31">
          <w:t>Kadar obdelujemo osebne podatke uporabnika zato, da izvedemo njegovo zahtevo prek Pupe, obdelava temelji na izvajanju pogodbe oziroma zagotavljanju funkcije, ki jo je uporabnik zahteval (člen 6(1)(b) GDPR).</w:t>
        </w:r>
      </w:ins>
    </w:p>
    <w:p w14:paraId="0E95BC11" w14:textId="119E25D0" w:rsidR="00B205E3" w:rsidRDefault="00ED3F31">
      <w:pPr>
        <w:rPr>
          <w:ins w:id="107" w:author="TP LJ" w:date="2026-09-04T12:14:00Z" w16du:dateUtc="2026-09-04T10:14:00Z"/>
        </w:rPr>
      </w:pPr>
      <w:ins w:id="108" w:author="TP LJ" w:date="2026-09-04T10:32:00Z" w16du:dateUtc="2026-09-04T08:32:00Z">
        <w:r w:rsidRPr="00ED3F31">
          <w:t xml:space="preserve">Če uporabnik prek Pupe obdeluje osebne podatke svojih strank ali drugih tretjih oseb, uporabnik glede teh podatkov nastopa kot upravljavec, Pinart d.o.o. pa kot obdelovalec v skladu s pogodbo o obdelavi osebnih podatkov. </w:t>
        </w:r>
      </w:ins>
      <w:r w:rsidR="00000000">
        <w:t>Anthropic je predviden kot podobdelovalec. Po njegovih aktualnih pogojih se vhodi in izhodi komercialnega API privzeto ne uporabljajo za učenje modelov, hramba pa sledi njegovim aktualnim pogojem. Morebitni prenos v ZDA mora biti urejen z DPA z družbo Anthropic in ustreznimi standardnimi pogodbenimi klavzulami (SCC). Seznam podobdelovalcev je na voljo na zahtevo na tina@pinart.si.</w:t>
      </w:r>
    </w:p>
    <w:p w14:paraId="7666711A" w14:textId="7C900BE2" w:rsidR="00FA48B4" w:rsidRDefault="00FA48B4">
      <w:ins w:id="109" w:author="TP LJ" w:date="2026-09-04T12:14:00Z" w16du:dateUtc="2026-09-04T10:14:00Z">
        <w:r w:rsidRPr="00FA48B4">
          <w:t>Če platforma pozneje omogoči priklop tvojega lastnega ponudnika AI, bo jasno navedeno, ali podatke temu ponudniku posreduje Pinart kot tehnični posrednik ali jih posreduješ neposredno ti. Za pogoje, zasebnost in izhode ponudnika, ki ga sam izbereš in povežeš, boš odgovoren v obsegu, ki izhaja iz tvojega razmerja s tem ponudnikom; Pinart pa ostaja odgovoren za svoje lastne funkcije, navodila in integracijo v obsegu, ki ga določa pravo.</w:t>
        </w:r>
      </w:ins>
    </w:p>
    <w:p w14:paraId="215C87AF" w14:textId="77777777" w:rsidR="00B205E3" w:rsidRDefault="00000000">
      <w:pPr>
        <w:pStyle w:val="Heading2"/>
      </w:pPr>
      <w:r>
        <w:t>8. Intelektualna lastnina</w:t>
      </w:r>
    </w:p>
    <w:p w14:paraId="75CDFE31" w14:textId="77777777" w:rsidR="00B205E3" w:rsidRDefault="00000000">
      <w:r>
        <w:t>Orodje, njegova zasnova in vsebine so last ponudnika. Besedila ponudb, pogodb in računov, ki jih ustvariš z orodjem, lahko prosto uporabljaš za svoje poslovanje. Avtorske pravice na delih, ki jih naložiš v Sef ali ustvariš sam, ostanejo tvoje.</w:t>
      </w:r>
    </w:p>
    <w:p w14:paraId="7A9D91C9" w14:textId="77777777" w:rsidR="00B205E3" w:rsidRDefault="00000000">
      <w:pPr>
        <w:pStyle w:val="Heading2"/>
      </w:pPr>
      <w:commentRangeStart w:id="110"/>
      <w:commentRangeStart w:id="111"/>
      <w:r>
        <w:lastRenderedPageBreak/>
        <w:t>8a. Podobdelovalci</w:t>
      </w:r>
      <w:commentRangeEnd w:id="110"/>
      <w:r>
        <w:rPr>
          <w:rStyle w:val="CommentReference"/>
          <w:sz w:val="24"/>
        </w:rPr>
        <w:commentReference w:id="110"/>
      </w:r>
      <w:commentRangeEnd w:id="111"/>
      <w:r w:rsidR="0055115D">
        <w:rPr>
          <w:rStyle w:val="CommentReference"/>
          <w:sz w:val="24"/>
        </w:rPr>
        <w:commentReference w:id="111"/>
      </w:r>
    </w:p>
    <w:p w14:paraId="09EED31E" w14:textId="77777777" w:rsidR="00B205E3" w:rsidRDefault="00000000">
      <w:r>
        <w:t>Za delovanje platforme uporabljamo zaupanja vredne podobdelovalce, ki podatke obdelujejo izključno po naših navodilih:</w:t>
      </w:r>
    </w:p>
    <w:p w14:paraId="2A25EC8F" w14:textId="77777777" w:rsidR="00B205E3" w:rsidRDefault="00000000">
      <w:r>
        <w:t>— Supabase — oblačna baza in shramba (strežniki v EU) — Vercel — gostovanje in dostava spletne aplikacije — Resend — pošiljanje e-pošte — Google — prijava z Google računom (OAuth) in preglednica Google Sheets za povpraševanja s kontaktnega obrazca — Cloudflare — sprejem in posredovanje dohodne e-pošte na naslovih @pinartflow.com — Anthropic — AI asistentka Pupa (samo ob uporabi) — FreeTSA (RFC 3161) — neodvisni časovni žig sefa (prejme samo odtis) — pooblaščeni ponudnik plačil (Merchant of Record) — obdelava plačil naročnine</w:t>
      </w:r>
    </w:p>
    <w:p w14:paraId="0BF0E871" w14:textId="77777777" w:rsidR="00B205E3" w:rsidRDefault="00000000">
      <w:r>
        <w:t>Aktualni seznam je na voljo na zahtevo na tina@pinart.si.</w:t>
      </w:r>
    </w:p>
    <w:p w14:paraId="3411FD42" w14:textId="77777777" w:rsidR="00B205E3" w:rsidRDefault="00000000">
      <w:pPr>
        <w:pStyle w:val="Heading2"/>
      </w:pPr>
      <w:r>
        <w:t>8b. Podatki tvojih strank (obdelava)</w:t>
      </w:r>
    </w:p>
    <w:p w14:paraId="312DAE62" w14:textId="77777777" w:rsidR="00B205E3" w:rsidRDefault="00000000">
      <w:r>
        <w:t>Če kot poslovni uporabnik v platformo shraniš osebne podatke svojih strank ali tretjih (npr. v stranke, projekte ali komunikacije), si upravljavec teh podatkov, ponudnik pa je tvoj obdelovalec, ki jih obdeluje le za zagotavljanje storitve in po tvojih navodilih. Za tako obdelavo je na zahtevo na tina@pinart.si na voljo pogodba o obdelavi podatkov (DPA). Sam odgovarjaš, da imaš zakonito podlago za vnos teh podatkov in da o tem obvestiš svoje posameznike.</w:t>
      </w:r>
    </w:p>
    <w:p w14:paraId="4087C489" w14:textId="77777777" w:rsidR="00B205E3" w:rsidRDefault="00000000">
      <w:pPr>
        <w:pStyle w:val="Heading2"/>
      </w:pPr>
      <w:commentRangeStart w:id="112"/>
      <w:commentRangeStart w:id="113"/>
      <w:r>
        <w:t>8c. Prijava sporne vsebine in jamstvo</w:t>
      </w:r>
      <w:commentRangeEnd w:id="112"/>
      <w:r>
        <w:rPr>
          <w:rStyle w:val="CommentReference"/>
          <w:sz w:val="24"/>
        </w:rPr>
        <w:commentReference w:id="112"/>
      </w:r>
      <w:commentRangeEnd w:id="113"/>
      <w:r w:rsidR="0055115D">
        <w:rPr>
          <w:rStyle w:val="CommentReference"/>
          <w:sz w:val="24"/>
        </w:rPr>
        <w:commentReference w:id="113"/>
      </w:r>
    </w:p>
    <w:p w14:paraId="338B9AEE" w14:textId="77777777" w:rsidR="00B205E3" w:rsidRDefault="00000000">
      <w:r>
        <w:t>Jamčiš, da je vsebina, ki jo naložiš ali ustvariš v platformi (dela, datoteke, besedila, podatki strank), tvoja ali imaš pravico do njene uporabe ter da ne krši pravic drugih in ni v nasprotju z zakonom. Če meniš, da vsebina v platformi krši tvoje avtorske ali druge pravice oziroma je nezakonita ali žaljiva, jo prijavi na tina@pinart.si z opisom in po potrebi dokazilom o svojih pravicah. Take prijave pregledamo v dobri veri in lahko vsebino odstranimo ali omejimo zadevni račun.</w:t>
      </w:r>
    </w:p>
    <w:p w14:paraId="0DC36A2A" w14:textId="77777777" w:rsidR="00B205E3" w:rsidRDefault="00000000">
      <w:pPr>
        <w:pStyle w:val="Heading2"/>
      </w:pPr>
      <w:r>
        <w:t>8d. Prijava kršitev avtorskih pravic (ZDA / DMCA)</w:t>
      </w:r>
    </w:p>
    <w:p w14:paraId="1CCC8E99" w14:textId="77777777" w:rsidR="00B205E3" w:rsidRDefault="00000000">
      <w:r>
        <w:t>Za uporabnike in vsebine, povezane z Združenimi državami, velja postopek prijave in odstranitve po DMCA (17 U.S.C. §512). Če si imetnik pravic in meniš, da vsebina na platformi krši tvojo avtorsko pravico, pošlji obvestilo našemu pooblaščenemu naslovu tina@pinart.si, ki naj vsebuje: (a) tvoj fizični ali elektronski podpis; (b) opredelitev avtorskega dela; (c) opredelitev domnevno sporne vsebine in kje se nahaja; (d) tvoje kontaktne podatke; (e) izjavo, da v dobri veri meniš, da raba ni dovoljena; in (f) izjavo pod kazensko odgovornostjo, da so podatki točni in da si pooblaščen za ravnanje. Vsebino bomo odstranili ali onemogočili dostop do nje in lahko ukinemo račune ponavljajočih se kršiteljev. Zadevni uporabnik lahko vloži nasprotno obvestilo z ustreznimi sestavinami po §512(g).</w:t>
      </w:r>
    </w:p>
    <w:p w14:paraId="6E87460A" w14:textId="77777777" w:rsidR="00B205E3" w:rsidRDefault="00000000">
      <w:pPr>
        <w:pStyle w:val="Heading2"/>
      </w:pPr>
      <w:r>
        <w:t>9. Omejitev odgovornosti</w:t>
      </w:r>
    </w:p>
    <w:p w14:paraId="5696F241" w14:textId="77777777" w:rsidR="00B205E3" w:rsidRDefault="00000000">
      <w:r>
        <w:t>Ponudnik odgovarja le za škodo, povzročeno naklepno ali iz hude malomarnosti. V največjem obsegu, ki ga dopušča pravo, ponudnik ne odgovarja za posredno, posledično ali nepremoženjsko škodo (npr. izgubljen dobiček, izguba podatkov ali posla). Skupna odgovornost ponudnika v zvezi s plačljivo storitvijo je omejena na znesek, ki si ga zanjo plačal v zadnjih 12 mesecih. Nič v teh pogojih ne izključuje odgovornosti, ki je po prisilnih predpisih ni mogoče izključiti (npr. za telesne poškodbe ali pravice potrošnikov).</w:t>
      </w:r>
    </w:p>
    <w:p w14:paraId="77D894EE" w14:textId="77777777" w:rsidR="00B205E3" w:rsidRDefault="00000000">
      <w:pPr>
        <w:pStyle w:val="Heading2"/>
      </w:pPr>
      <w:r>
        <w:t>9a. Odločitve na podlagi orodja in AI</w:t>
      </w:r>
    </w:p>
    <w:p w14:paraId="4AD66F30" w14:textId="77777777" w:rsidR="00B205E3" w:rsidRDefault="00000000">
      <w:r>
        <w:lastRenderedPageBreak/>
        <w:t>Platformo in njena AI orodja (Pupa) uporabljaš na lastno poslovno odgovornost. Izračuni, predlogi in izhodi AI so informativni in niso strokovni, pravni, finančni, računovodski ali poslovni nasvet. V največjem obsegu, ki ga dopušča pravo, ponudnik ne odgovarja za poslovno škodo, izgubljeni dobiček ali druge posledice odločitev, ki jih sprejmeš na podlagi platforme ali njenih AI orodij — vključno s katerimkoli izhodom AI. Pomembne odločitve preveri pri ustreznem strokovnjaku.</w:t>
      </w:r>
    </w:p>
    <w:p w14:paraId="1F7460AD" w14:textId="77777777" w:rsidR="00B205E3" w:rsidRDefault="00000000">
      <w:pPr>
        <w:pStyle w:val="Heading2"/>
      </w:pPr>
      <w:r>
        <w:t>9b. Odškodninska zaščita</w:t>
      </w:r>
    </w:p>
    <w:p w14:paraId="4EAD9753" w14:textId="77777777" w:rsidR="00B205E3" w:rsidRDefault="00000000">
      <w:r>
        <w:t>Ponudnika boš zavaroval pred zahtevki tretjih in vso škodo, ki izhaja iz tvoje nezakonite uporabe platforme, tvoje kršitve teh pogojev ali vsebine, ki jo prek platforme naložiš, pošlješ ali objaviš.</w:t>
      </w:r>
    </w:p>
    <w:p w14:paraId="74933A1E" w14:textId="77777777" w:rsidR="00B205E3" w:rsidRDefault="00000000">
      <w:pPr>
        <w:pStyle w:val="Heading2"/>
      </w:pPr>
      <w:r>
        <w:t>9c. Višja sila</w:t>
      </w:r>
    </w:p>
    <w:p w14:paraId="4F29917A" w14:textId="77777777" w:rsidR="00B205E3" w:rsidRDefault="00000000">
      <w:r>
        <w:t>Ponudnik ne odgovarja za zamudo ali neizpolnitev zaradi okoliščin izven njegovega razumnega nadzora (npr. izpadi gostovanja, interneta ali tretjih ponudnikov, kibernetski napadi, naravni dogodki, stavke ali dejanja oblasti).</w:t>
      </w:r>
    </w:p>
    <w:p w14:paraId="08BEC379" w14:textId="77777777" w:rsidR="00B205E3" w:rsidRDefault="00000000">
      <w:pPr>
        <w:pStyle w:val="Heading2"/>
      </w:pPr>
      <w:commentRangeStart w:id="114"/>
      <w:commentRangeStart w:id="115"/>
      <w:r>
        <w:t>10. Odpoved in prenehanje</w:t>
      </w:r>
      <w:commentRangeEnd w:id="114"/>
      <w:r>
        <w:rPr>
          <w:rStyle w:val="CommentReference"/>
          <w:sz w:val="24"/>
        </w:rPr>
        <w:commentReference w:id="114"/>
      </w:r>
      <w:commentRangeEnd w:id="115"/>
      <w:r w:rsidR="00E4139A">
        <w:rPr>
          <w:rStyle w:val="CommentReference"/>
          <w:sz w:val="24"/>
        </w:rPr>
        <w:commentReference w:id="115"/>
      </w:r>
    </w:p>
    <w:p w14:paraId="195DBDBE" w14:textId="77777777" w:rsidR="00B205E3" w:rsidRDefault="00000000">
      <w:r>
        <w:t>Uporabo lahko kadarkoli prenehaš in svoj račun izbrišeš. Ponudnik lahko dostop ali račun začasno omeji ali ukine ob kršitvi teh pogojev, zlorabi ali zakonski zahtevi; kadar je to razumno mogoče, te o tem predhodno obvesti. Ob prenehanju preneha pravica do uporabe storitve; svoje podatke lahko pred izbrisom izvoziš. Določbe o odgovornosti, intelektualni lastnini in reševanju sporov veljajo tudi po prenehanju.</w:t>
      </w:r>
    </w:p>
    <w:p w14:paraId="3C44F21F" w14:textId="77777777" w:rsidR="00B205E3" w:rsidRDefault="00000000">
      <w:pPr>
        <w:pStyle w:val="Heading2"/>
      </w:pPr>
      <w:r>
        <w:t>10a. Prenos pogodbe</w:t>
      </w:r>
    </w:p>
    <w:p w14:paraId="3C096FC5" w14:textId="77777777" w:rsidR="00B205E3" w:rsidRDefault="00000000">
      <w:r>
        <w:t>Ponudnik lahko te pogoje in izvajanje storitve prenese na drugo družbo (npr. ob statusni spremembi ali prevzemu), pri čemer ohrani tvoje pravice po teh pogojih; o takem prenosu te obvestimo. Svojega računa ne smeš prenesti na drugo osebo brez našega soglasja.</w:t>
      </w:r>
    </w:p>
    <w:p w14:paraId="5111B09B" w14:textId="77777777" w:rsidR="00B205E3" w:rsidRDefault="00000000">
      <w:pPr>
        <w:pStyle w:val="Heading2"/>
      </w:pPr>
      <w:r>
        <w:t>10b. Prenehanje storitve in izvoz podatkov</w:t>
      </w:r>
    </w:p>
    <w:p w14:paraId="2EB1148F" w14:textId="77777777" w:rsidR="00B205E3" w:rsidRDefault="00000000">
      <w:r>
        <w:t>Če se ponudnik odloči platformo v celoti ukiniti, te o tem obvestimo vnaprej (praviloma vsaj 30 dni) po e-pošti in v aplikaciji. V tem obdobju lahko izvoziš vse svoje podatke (ponudbe, pogodbe, račune, stranke, projekte in podobno); po izteku se podatki izbrišejo skladno s politiko zasebnosti. Izvoz podatkov je na voljo kadarkoli, ne le ob ukinitvi.</w:t>
      </w:r>
    </w:p>
    <w:p w14:paraId="5A6E7B27" w14:textId="77777777" w:rsidR="00B205E3" w:rsidRDefault="00000000">
      <w:pPr>
        <w:pStyle w:val="Heading2"/>
      </w:pPr>
      <w:r>
        <w:t>11. Veljavno pravo in pristojnost</w:t>
      </w:r>
    </w:p>
    <w:p w14:paraId="5B7772C3" w14:textId="77777777" w:rsidR="00B205E3" w:rsidRDefault="00000000">
      <w:r>
        <w:t>Za te pogoje in uporabo storitve velja pravo Republike Slovenije, brez pravil o koliziji zakonov. Za spore je pristojno stvarno pristojno sodišče v Ljubljani, razen če prisilni predpisi (npr. varstvo potrošnikov) določajo drugače. Morebitne spore skušamo najprej rešiti sporazumno; kot potrošnik se lahko obrneš tudi na platformo EU za spletno reševanje sporov (ec.europa.eu/consumers/odr).</w:t>
      </w:r>
    </w:p>
    <w:p w14:paraId="107A9CC0" w14:textId="77777777" w:rsidR="00B205E3" w:rsidRDefault="00000000">
      <w:pPr>
        <w:pStyle w:val="Heading2"/>
      </w:pPr>
      <w:r>
        <w:t>11a. Obveščanje</w:t>
      </w:r>
    </w:p>
    <w:p w14:paraId="4ADC3988" w14:textId="77777777" w:rsidR="00B205E3" w:rsidRDefault="00000000">
      <w:r>
        <w:t>Obvestila v zvezi s tvojim računom in temi pogoji pošiljamo na e-naslov, vezan na tvoj račun, ali kot sporočilo v aplikaciji; za ažurnost tega naslova odgovarjaš sam. Ponudnika dosežeš na tina@pinart.si.</w:t>
      </w:r>
    </w:p>
    <w:p w14:paraId="7D97F0B1" w14:textId="77777777" w:rsidR="00B205E3" w:rsidRDefault="00000000">
      <w:pPr>
        <w:pStyle w:val="Heading2"/>
      </w:pPr>
      <w:r>
        <w:t>11b. Delna neveljavnost</w:t>
      </w:r>
    </w:p>
    <w:p w14:paraId="48F9B1C8" w14:textId="77777777" w:rsidR="00B205E3" w:rsidRDefault="00000000">
      <w:r>
        <w:lastRenderedPageBreak/>
        <w:t>Če se katera določba teh pogojev izkaže za neveljavno ali neizvršljivo, ostanejo preostale določbe v celoti veljavne, neveljavna določba pa se nadomesti z veljavno, ki je najbliže njenemu namenu.</w:t>
      </w:r>
    </w:p>
    <w:p w14:paraId="2E262CAF" w14:textId="77777777" w:rsidR="00B205E3" w:rsidRDefault="00000000">
      <w:pPr>
        <w:pStyle w:val="Heading2"/>
      </w:pPr>
      <w:r>
        <w:t>11c. Celovit dogovor in odpoved uveljavljanja</w:t>
      </w:r>
    </w:p>
    <w:p w14:paraId="098D060D" w14:textId="77777777" w:rsidR="00B205E3" w:rsidRDefault="00000000">
      <w:r>
        <w:t>Ti pogoji skupaj s politiko zasebnosti predstavljajo celoten dogovor med teboj in ponudnikom glede uporabe platforme. Če ponudnik ob določeni priložnosti neke pravice ne uveljavi, se ji s tem ne odpove.</w:t>
      </w:r>
    </w:p>
    <w:p w14:paraId="022DD759" w14:textId="77777777" w:rsidR="00B205E3" w:rsidRDefault="00000000">
      <w:pPr>
        <w:pStyle w:val="Heading2"/>
      </w:pPr>
      <w:commentRangeStart w:id="116"/>
      <w:commentRangeStart w:id="117"/>
      <w:r>
        <w:t>11d. Reševanje sporov za uporabnike v ZDA (arbitraža)</w:t>
      </w:r>
      <w:commentRangeEnd w:id="116"/>
      <w:r>
        <w:rPr>
          <w:rStyle w:val="CommentReference"/>
          <w:sz w:val="24"/>
        </w:rPr>
        <w:commentReference w:id="116"/>
      </w:r>
      <w:commentRangeEnd w:id="117"/>
      <w:r w:rsidR="005F522B">
        <w:rPr>
          <w:rStyle w:val="CommentReference"/>
          <w:sz w:val="24"/>
        </w:rPr>
        <w:commentReference w:id="117"/>
      </w:r>
    </w:p>
    <w:p w14:paraId="33AB34C5" w14:textId="77777777" w:rsidR="00B205E3" w:rsidRDefault="00000000">
      <w:r>
        <w:t>Za uporabnike v Združenih državah in ne glede na 11. točko se vsak spor v zvezi s temi pogoji ali platformo rešuje z zavezujočo arbitražo na individualni podlagi. V obsegu, ki ga dovoljuje pravo, se ti in ponudnik odpovesta pravici do sojenja pred poroto ter do vložitve ali sodelovanja v skupinski ali reprezentativni tožbi. To točko lahko zavrneš z e-pošto na tina@pinart.si v 30 dneh od prvega sprejema teh pogojev. Nič v tej točki ne preprečuje nobeni stranki, da zahteva sodno prepoved zaradi zlorabe intelektualne lastnine ali vloži individualni zahtevek pri sodišču za spore majhne vrednosti.</w:t>
      </w:r>
    </w:p>
    <w:p w14:paraId="4A142F54" w14:textId="77777777" w:rsidR="00B205E3" w:rsidRDefault="00000000">
      <w:pPr>
        <w:pStyle w:val="Heading2"/>
      </w:pPr>
      <w:r>
        <w:t>12. Jezik</w:t>
      </w:r>
    </w:p>
    <w:p w14:paraId="0368781F" w14:textId="77777777" w:rsidR="00B205E3" w:rsidRDefault="00000000">
      <w:r>
        <w:t>Ti pogoji so izvorno v slovenščini. Morebitni prevodi so zgolj v pomoč; v primeru razhajanja prevlada slovenska različica.</w:t>
      </w:r>
    </w:p>
    <w:p w14:paraId="59D4DF21" w14:textId="77777777" w:rsidR="00B205E3" w:rsidRDefault="00000000">
      <w:pPr>
        <w:pStyle w:val="Heading2"/>
      </w:pPr>
      <w:r>
        <w:t>13. Spremembe</w:t>
      </w:r>
    </w:p>
    <w:p w14:paraId="5680D2B9" w14:textId="77777777" w:rsidR="00B205E3" w:rsidRDefault="00000000">
      <w:r>
        <w:t>Ponudnik lahko orodje in te pogoje kadarkoli spremeni, omeji ali ukine. Velja različica pogojev, objavljena na tej strani. O bistvenih spremembah te obvestimo vnaprej.</w:t>
      </w:r>
    </w:p>
    <w:p w14:paraId="2720E5F7" w14:textId="77777777" w:rsidR="00B205E3" w:rsidRDefault="00000000">
      <w:r>
        <w:t>*Različica 2026-08-23 · Zadnja sprememba: 23. 8. 2026 · Kontakt: tina@pinart.si*</w:t>
      </w:r>
    </w:p>
    <w:p w14:paraId="3422F7A4" w14:textId="77777777" w:rsidR="00B205E3" w:rsidRDefault="00000000">
      <w:pPr>
        <w:pStyle w:val="Heading1"/>
      </w:pPr>
      <w:r>
        <w:t>II. Politika zasebnosti</w:t>
      </w:r>
    </w:p>
    <w:p w14:paraId="3C833049" w14:textId="77777777" w:rsidR="00B205E3" w:rsidRDefault="00000000">
      <w:pPr>
        <w:pStyle w:val="Heading2"/>
      </w:pPr>
      <w:r>
        <w:t>1. Upravljavec osebnih podatkov</w:t>
      </w:r>
    </w:p>
    <w:p w14:paraId="0FE034F8" w14:textId="77777777" w:rsidR="00B205E3" w:rsidRDefault="00000000">
      <w:r>
        <w:t>Pinart d.o.o., Mladinska ulica 63, 1000 Ljubljana, Slovenija E-pošta: tina@pinart.si</w:t>
      </w:r>
    </w:p>
    <w:p w14:paraId="275CB668" w14:textId="77777777" w:rsidR="00B205E3" w:rsidRDefault="00000000">
      <w:pPr>
        <w:pStyle w:val="Heading2"/>
      </w:pPr>
      <w:r>
        <w:t>2. Kateri podatki se zbirajo</w:t>
      </w:r>
    </w:p>
    <w:p w14:paraId="2ACE82FB" w14:textId="77777777" w:rsidR="00B205E3" w:rsidRDefault="00000000">
      <w:r>
        <w:t>Glede na to, kako uporabljate storitev, obdelujemo:</w:t>
      </w:r>
    </w:p>
    <w:p w14:paraId="4F83B0CC" w14:textId="5833DA2E" w:rsidR="00B205E3" w:rsidRDefault="00000000">
      <w:r>
        <w:t>– Kontaktni obrazec: ime in priimek, e-naslov, vsebino sporočila (na vašo pobudo). – Uporabniški račun: e-naslov in ime, ki ju prejmemo od ponudnika prijave (npr. Google) ob prijavi. – Poslovni podatki v aplikaciji: ponudbe, pogodbe, računi, stranke, projekti, stroški in naloge, ki jih vnesete med uporabo (shranjeni na vaš račun). – Komunikacije: vsebina projektnega klepeta in projektne pošte, če te funkcije uporabljate. – Sef avtorstva: ime datoteke, kriptografski odtis (SHA-256), datum in podatki o delu; ob plačljivem trezorju tudi sama datoteka. – Podatki o uporabi (prijavljeni): število obiskov in dni aktivnosti vašega računa ter čas zadnjega vpisa</w:t>
      </w:r>
      <w:ins w:id="118" w:author="TP LJ" w:date="2026-09-04T13:21:00Z" w16du:dateUtc="2026-09-04T11:21:00Z">
        <w:r w:rsidR="00EC699D">
          <w:t xml:space="preserve"> (verjetno </w:t>
        </w:r>
      </w:ins>
      <w:ins w:id="119" w:author="TP LJ" w:date="2026-09-04T13:22:00Z" w16du:dateUtc="2026-09-04T11:22:00Z">
        <w:r w:rsidR="00EC699D">
          <w:t xml:space="preserve">se kot osebni podatki zbirajo </w:t>
        </w:r>
      </w:ins>
      <w:ins w:id="120" w:author="TP LJ" w:date="2026-09-04T13:21:00Z" w16du:dateUtc="2026-09-04T11:21:00Z">
        <w:r w:rsidR="00EC699D">
          <w:t>tudi: IP naslov</w:t>
        </w:r>
      </w:ins>
      <w:ins w:id="121" w:author="TP LJ" w:date="2026-09-04T13:23:00Z" w16du:dateUtc="2026-09-04T11:23:00Z">
        <w:r w:rsidR="00EC699D">
          <w:t>, podatki brskalnika ali naprave</w:t>
        </w:r>
      </w:ins>
      <w:ins w:id="122" w:author="TP LJ" w:date="2026-09-04T13:21:00Z" w16du:dateUtc="2026-09-04T11:21:00Z">
        <w:r w:rsidR="00EC699D">
          <w:t>)</w:t>
        </w:r>
      </w:ins>
      <w:r>
        <w:t xml:space="preserve"> — za spremljanje in izboljševanje storitve. To ni anonimno (vezano na vaš račun); ni v povezavi z anonimno cenovno statistiko. – Anonimna statistika cen: brez osebnih podatkov in je ni mogoče povezati z vami (glejte spodaj).</w:t>
      </w:r>
    </w:p>
    <w:p w14:paraId="0A22653E" w14:textId="77777777" w:rsidR="00B205E3" w:rsidRDefault="00000000">
      <w:pPr>
        <w:pStyle w:val="Heading2"/>
      </w:pPr>
      <w:r>
        <w:t>3. Namen in pravna podlaga obdelave</w:t>
      </w:r>
    </w:p>
    <w:p w14:paraId="6492BAE9" w14:textId="60D0FEF3" w:rsidR="00B205E3" w:rsidDel="00EC699D" w:rsidRDefault="00000000">
      <w:pPr>
        <w:rPr>
          <w:del w:id="123" w:author="TP LJ" w:date="2026-09-04T13:29:00Z" w16du:dateUtc="2026-09-04T11:29:00Z"/>
        </w:rPr>
      </w:pPr>
      <w:del w:id="124" w:author="TP LJ" w:date="2026-09-04T13:29:00Z" w16du:dateUtc="2026-09-04T11:29:00Z">
        <w:r w:rsidDel="00EC699D">
          <w:lastRenderedPageBreak/>
          <w:delText>Podatke obdelujemo za: (a) odgovor na povpraševanje in poslovno komunikacijo; (b) zagotavljanje in delovanje platforme (račun, shranjevanje dokumentov, komunikacije, sef); (c) obračun naročnine; (d) izboljševanje storitve.</w:delText>
        </w:r>
      </w:del>
    </w:p>
    <w:p w14:paraId="4BB3738E" w14:textId="1F9DBC33" w:rsidR="00EC699D" w:rsidRDefault="00000000">
      <w:pPr>
        <w:rPr>
          <w:ins w:id="125" w:author="TP LJ" w:date="2026-09-04T13:28:00Z" w16du:dateUtc="2026-09-04T11:28:00Z"/>
        </w:rPr>
      </w:pPr>
      <w:del w:id="126" w:author="TP LJ" w:date="2026-09-04T13:29:00Z" w16du:dateUtc="2026-09-04T11:29:00Z">
        <w:r w:rsidDel="00EC699D">
          <w:delText>Pravne podlage: izvajanje pogodbe oz. ukrepi pred sklenitvijo (člen 6(1)(b) GDPR) za delovanje platforme in naročnino; vaše soglasje (člen 6(1)(a) GDPR) npr. za obveščanje; zakoniti interes (člen 6(1)(f) GDPR) za varnost in izboljšave.</w:delText>
        </w:r>
      </w:del>
    </w:p>
    <w:p w14:paraId="2010A966" w14:textId="77777777" w:rsidR="00EC699D" w:rsidRDefault="00EC699D" w:rsidP="00EC699D">
      <w:pPr>
        <w:spacing w:after="0"/>
        <w:rPr>
          <w:ins w:id="127" w:author="TP LJ" w:date="2026-09-04T13:28:00Z" w16du:dateUtc="2026-09-04T11:28:00Z"/>
        </w:rPr>
        <w:pPrChange w:id="128" w:author="TP LJ" w:date="2026-09-04T13:29:00Z" w16du:dateUtc="2026-09-04T11:29:00Z">
          <w:pPr/>
        </w:pPrChange>
      </w:pPr>
      <w:ins w:id="129" w:author="TP LJ" w:date="2026-09-04T13:28:00Z" w16du:dateUtc="2026-09-04T11:28:00Z">
        <w:r>
          <w:t xml:space="preserve">Podatke obdelujemo za: </w:t>
        </w:r>
      </w:ins>
    </w:p>
    <w:p w14:paraId="135BF275" w14:textId="77777777" w:rsidR="00EC699D" w:rsidRDefault="00EC699D" w:rsidP="00EC699D">
      <w:pPr>
        <w:pStyle w:val="ListParagraph"/>
        <w:numPr>
          <w:ilvl w:val="0"/>
          <w:numId w:val="2"/>
        </w:numPr>
        <w:ind w:left="284" w:hanging="218"/>
        <w:rPr>
          <w:ins w:id="130" w:author="TP LJ" w:date="2026-09-04T13:28:00Z" w16du:dateUtc="2026-09-04T11:28:00Z"/>
        </w:rPr>
        <w:pPrChange w:id="131" w:author="TP LJ" w:date="2026-09-04T13:29:00Z" w16du:dateUtc="2026-09-04T11:29:00Z">
          <w:pPr/>
        </w:pPrChange>
      </w:pPr>
      <w:ins w:id="132" w:author="TP LJ" w:date="2026-09-04T13:28:00Z" w16du:dateUtc="2026-09-04T11:28:00Z">
        <w:r>
          <w:t xml:space="preserve">zagotavljanje računa in funkcij platforme, izvajanje pogodbe in podporo (člen 6(1)(b) GDPR); </w:t>
        </w:r>
      </w:ins>
    </w:p>
    <w:p w14:paraId="2D28BDF8" w14:textId="77777777" w:rsidR="00EC699D" w:rsidRDefault="00EC699D" w:rsidP="00EC699D">
      <w:pPr>
        <w:pStyle w:val="ListParagraph"/>
        <w:numPr>
          <w:ilvl w:val="0"/>
          <w:numId w:val="2"/>
        </w:numPr>
        <w:ind w:left="284" w:hanging="218"/>
        <w:rPr>
          <w:ins w:id="133" w:author="TP LJ" w:date="2026-09-04T13:28:00Z" w16du:dateUtc="2026-09-04T11:28:00Z"/>
        </w:rPr>
        <w:pPrChange w:id="134" w:author="TP LJ" w:date="2026-09-04T13:29:00Z" w16du:dateUtc="2026-09-04T11:29:00Z">
          <w:pPr/>
        </w:pPrChange>
      </w:pPr>
      <w:ins w:id="135" w:author="TP LJ" w:date="2026-09-04T13:28:00Z" w16du:dateUtc="2026-09-04T11:28:00Z">
        <w:r>
          <w:t xml:space="preserve">ukrepe pred sklenitvijo pogodbe in odgovor na povpraševanje (člen 6(1)(b)); </w:t>
        </w:r>
      </w:ins>
    </w:p>
    <w:p w14:paraId="38171996" w14:textId="77777777" w:rsidR="00EC699D" w:rsidRDefault="00EC699D" w:rsidP="00EC699D">
      <w:pPr>
        <w:pStyle w:val="ListParagraph"/>
        <w:numPr>
          <w:ilvl w:val="0"/>
          <w:numId w:val="2"/>
        </w:numPr>
        <w:ind w:left="284" w:hanging="218"/>
        <w:rPr>
          <w:ins w:id="136" w:author="TP LJ" w:date="2026-09-04T13:28:00Z" w16du:dateUtc="2026-09-04T11:28:00Z"/>
        </w:rPr>
        <w:pPrChange w:id="137" w:author="TP LJ" w:date="2026-09-04T13:29:00Z" w16du:dateUtc="2026-09-04T11:29:00Z">
          <w:pPr/>
        </w:pPrChange>
      </w:pPr>
      <w:ins w:id="138" w:author="TP LJ" w:date="2026-09-04T13:28:00Z" w16du:dateUtc="2026-09-04T11:28:00Z">
        <w:r>
          <w:t xml:space="preserve">izpolnjevanje računovodskih, davčnih in drugih pravnih obveznosti (člen 6(1)(c)); </w:t>
        </w:r>
      </w:ins>
    </w:p>
    <w:p w14:paraId="5F35D591" w14:textId="77777777" w:rsidR="00EC699D" w:rsidRDefault="00EC699D" w:rsidP="00EC699D">
      <w:pPr>
        <w:pStyle w:val="ListParagraph"/>
        <w:numPr>
          <w:ilvl w:val="0"/>
          <w:numId w:val="2"/>
        </w:numPr>
        <w:ind w:left="284" w:hanging="218"/>
        <w:rPr>
          <w:ins w:id="139" w:author="TP LJ" w:date="2026-09-04T13:28:00Z" w16du:dateUtc="2026-09-04T11:28:00Z"/>
        </w:rPr>
        <w:pPrChange w:id="140" w:author="TP LJ" w:date="2026-09-04T13:29:00Z" w16du:dateUtc="2026-09-04T11:29:00Z">
          <w:pPr/>
        </w:pPrChange>
      </w:pPr>
      <w:ins w:id="141" w:author="TP LJ" w:date="2026-09-04T13:28:00Z" w16du:dateUtc="2026-09-04T11:28:00Z">
        <w:r>
          <w:t xml:space="preserve">varnost, preprečevanje zlorab, osnovno upravljanje in izboljševanje storitve na podlagi zakonitega interesa, kadar interesi in pravice posameznika ne prevladajo (člen 6(1)(f)); ter </w:t>
        </w:r>
      </w:ins>
    </w:p>
    <w:p w14:paraId="5D4AA8FD" w14:textId="36BF2D33" w:rsidR="00EC699D" w:rsidRDefault="00EC699D" w:rsidP="00EC699D">
      <w:pPr>
        <w:pStyle w:val="ListParagraph"/>
        <w:numPr>
          <w:ilvl w:val="0"/>
          <w:numId w:val="2"/>
        </w:numPr>
        <w:ind w:left="284" w:hanging="218"/>
        <w:rPr>
          <w:ins w:id="142" w:author="TP LJ" w:date="2026-09-04T13:28:00Z" w16du:dateUtc="2026-09-04T11:28:00Z"/>
        </w:rPr>
        <w:pPrChange w:id="143" w:author="TP LJ" w:date="2026-09-04T13:29:00Z" w16du:dateUtc="2026-09-04T11:29:00Z">
          <w:pPr/>
        </w:pPrChange>
      </w:pPr>
      <w:ins w:id="144" w:author="TP LJ" w:date="2026-09-04T13:28:00Z" w16du:dateUtc="2026-09-04T11:28:00Z">
        <w:r>
          <w:t>pošiljanje tržnih sporočil in uporabo ne-nujnih analitičnih piškotkov na podlagi privolitve, kadar je privolitev potrebna (člen 6(1)(a) GDPR in pravila elektronskih komunikacij).</w:t>
        </w:r>
      </w:ins>
    </w:p>
    <w:p w14:paraId="2D67B538" w14:textId="1441E707" w:rsidR="00EC699D" w:rsidRDefault="00EC699D" w:rsidP="00EC699D">
      <w:ins w:id="145" w:author="TP LJ" w:date="2026-09-04T13:28:00Z" w16du:dateUtc="2026-09-04T11:28:00Z">
        <w:r>
          <w:t>Za Pupo obdelujemo podatke, ki jih uporabnik pošlje AI funkciji, da izvedemo izrecno zahtevano funkcijo. Kadar gre za osebne podatke tretjih oseb, ki jih poslovni uporabnik obdeluje kot upravljavec, Pinart te podatke obdeluje kot njegov obdelovalec in ponudnika AI uporablja kot podobdelovalca v skladu s pogodbo o obdelavi.</w:t>
        </w:r>
      </w:ins>
    </w:p>
    <w:p w14:paraId="26EEB87E" w14:textId="77777777" w:rsidR="00B205E3" w:rsidRDefault="00000000">
      <w:pPr>
        <w:pStyle w:val="Heading2"/>
      </w:pPr>
      <w:r>
        <w:t>4. Hramba podatkov</w:t>
      </w:r>
    </w:p>
    <w:p w14:paraId="592D6375" w14:textId="77777777" w:rsidR="00995BE4" w:rsidRDefault="00995BE4" w:rsidP="00995BE4">
      <w:pPr>
        <w:rPr>
          <w:ins w:id="146" w:author="TP LJ" w:date="2026-09-04T13:43:00Z" w16du:dateUtc="2026-09-04T11:43:00Z"/>
        </w:rPr>
      </w:pPr>
      <w:ins w:id="147" w:author="TP LJ" w:date="2026-09-04T13:43:00Z" w16du:dateUtc="2026-09-04T11:43:00Z">
        <w:r>
          <w:t>Podatke uporabniškega računa in vsebino platforme praviloma hranimo, dokler je račun aktiven oziroma dokler podatkov ne izbrišeš ali zahtevaš njihovega izbrisa. Po izbrisu računa jih iz aktivnih sistemov izbrišemo brez nepotrebnega odlašanja, praviloma najpozneje v 30 dneh, razen če moramo posamezne podatke hraniti dlje zaradi zakonskih obveznosti ali uveljavljanja oziroma obrambe pravnih zahtevkov. Podatki se lahko po izbrisu omejen čas ohranijo v varnostnih kopijah in se dokončno izbrišejo ob njihovem rednem prepisovanju, praviloma najpozneje v 90 dneh.</w:t>
        </w:r>
      </w:ins>
    </w:p>
    <w:p w14:paraId="5C076F87" w14:textId="781CEFF2" w:rsidR="00995BE4" w:rsidRDefault="00995BE4" w:rsidP="00995BE4">
      <w:pPr>
        <w:rPr>
          <w:ins w:id="148" w:author="TP LJ" w:date="2026-09-04T13:43:00Z" w16du:dateUtc="2026-09-04T11:43:00Z"/>
        </w:rPr>
      </w:pPr>
      <w:ins w:id="149" w:author="TP LJ" w:date="2026-09-04T13:43:00Z" w16du:dateUtc="2026-09-04T11:43:00Z">
        <w:r>
          <w:t>Podatke, ki jih moramo hraniti zaradi računovodskih, davčnih ali drugih zakonskih obveznosti, hranimo v predpisanem roku. Račune in davčno dokumentacijo Pinarta praviloma hranimo najmanj 10 let po poteku leta, na katero se nanašajo.</w:t>
        </w:r>
      </w:ins>
    </w:p>
    <w:p w14:paraId="6F69F578" w14:textId="77777777" w:rsidR="00995BE4" w:rsidRDefault="00995BE4" w:rsidP="00995BE4">
      <w:pPr>
        <w:rPr>
          <w:ins w:id="150" w:author="TP LJ" w:date="2026-09-04T13:43:00Z" w16du:dateUtc="2026-09-04T11:43:00Z"/>
        </w:rPr>
      </w:pPr>
      <w:ins w:id="151" w:author="TP LJ" w:date="2026-09-04T13:43:00Z" w16du:dateUtc="2026-09-04T11:43:00Z">
        <w:r>
          <w:t>Kontaktna povpraševanja, iz katerih ne nastane poslovno razmerje, praviloma izbrišemo najpozneje 12 mesecev po zaključku komunikacije. Če iz povpraševanja nastane pogodbeno ali drugo poslovno razmerje, lahko podatke, potrebne za dokazovanje tega razmerja in morebitnih zahtevkov, hranimo do 5 let po njegovem prenehanju, razen če za posamezne podatke velja drug zakonski rok.</w:t>
        </w:r>
      </w:ins>
    </w:p>
    <w:p w14:paraId="0B5CAB7B" w14:textId="77777777" w:rsidR="00995BE4" w:rsidRDefault="00995BE4" w:rsidP="00995BE4">
      <w:pPr>
        <w:rPr>
          <w:ins w:id="152" w:author="TP LJ" w:date="2026-09-04T13:43:00Z" w16du:dateUtc="2026-09-04T11:43:00Z"/>
        </w:rPr>
      </w:pPr>
      <w:ins w:id="153" w:author="TP LJ" w:date="2026-09-04T13:43:00Z" w16du:dateUtc="2026-09-04T11:43:00Z">
        <w:r>
          <w:t>Podatke o prijavi na tržna obvestila hranimo do preklica privolitve. Nepotrjene prijave izbrišemo po 14 dneh. Po odjavi uporabnika odstranimo z aktivnega seznama, minimalen zapis o pridobitvi in preklicu privolitve pa lahko hranimo do 5 let, če je to potrebno za dokazovanje skladnosti ali uveljavljanje oziroma obrambo pravnih zahtevkov.</w:t>
        </w:r>
      </w:ins>
    </w:p>
    <w:p w14:paraId="00C5A42E" w14:textId="77777777" w:rsidR="00995BE4" w:rsidRDefault="00995BE4" w:rsidP="00995BE4">
      <w:pPr>
        <w:rPr>
          <w:ins w:id="154" w:author="TP LJ" w:date="2026-09-04T13:43:00Z" w16du:dateUtc="2026-09-04T11:43:00Z"/>
        </w:rPr>
      </w:pPr>
      <w:ins w:id="155" w:author="TP LJ" w:date="2026-09-04T13:43:00Z" w16du:dateUtc="2026-09-04T11:43:00Z">
        <w:r>
          <w:t>Podatke o uporabi platforme, ki so vezani na uporabniški račun in jih uporabljamo za analitiko ter izboljševanje storitve, praviloma hranimo največ 12 mesecev, nato pa jih izbrišemo ali anonimiziramo, razen podatkov, ki so potrebni za varnost računa ali delovanje storitve.</w:t>
        </w:r>
      </w:ins>
    </w:p>
    <w:p w14:paraId="706D3A60" w14:textId="4A050AD8" w:rsidR="00995BE4" w:rsidRDefault="00995BE4" w:rsidP="00995BE4">
      <w:pPr>
        <w:rPr>
          <w:ins w:id="156" w:author="TP LJ" w:date="2026-09-04T13:43:00Z" w16du:dateUtc="2026-09-04T11:43:00Z"/>
        </w:rPr>
      </w:pPr>
      <w:ins w:id="157" w:author="TP LJ" w:date="2026-09-04T13:43:00Z" w16du:dateUtc="2026-09-04T11:43:00Z">
        <w:r>
          <w:t>Za podatke, posredovane prek Anthropic API, velja tudi politika hrambe družbe Anthropic, opisana v točki 9.</w:t>
        </w:r>
      </w:ins>
    </w:p>
    <w:p w14:paraId="43204B31" w14:textId="77777777" w:rsidR="00995BE4" w:rsidRDefault="00995BE4">
      <w:pPr>
        <w:rPr>
          <w:ins w:id="158" w:author="TP LJ" w:date="2026-09-04T13:31:00Z" w16du:dateUtc="2026-09-04T11:31:00Z"/>
        </w:rPr>
      </w:pPr>
    </w:p>
    <w:p w14:paraId="2F2876D7" w14:textId="35076F3C" w:rsidR="00B205E3" w:rsidRDefault="00000000">
      <w:commentRangeStart w:id="159"/>
      <w:del w:id="160" w:author="TP LJ" w:date="2026-09-04T13:31:00Z" w16du:dateUtc="2026-09-04T11:31:00Z">
        <w:r w:rsidDel="00EC699D">
          <w:lastRenderedPageBreak/>
          <w:delText xml:space="preserve">Podatke </w:delText>
        </w:r>
      </w:del>
      <w:commentRangeEnd w:id="159"/>
      <w:r w:rsidR="005E467D">
        <w:rPr>
          <w:rStyle w:val="CommentReference"/>
          <w:sz w:val="21"/>
        </w:rPr>
        <w:commentReference w:id="159"/>
      </w:r>
      <w:del w:id="161" w:author="TP LJ" w:date="2026-09-04T13:31:00Z" w16du:dateUtc="2026-09-04T11:31:00Z">
        <w:r w:rsidDel="00EC699D">
          <w:delText>hranimo le toliko časa, kot je potrebno za namen obdelave, oz. dokler traja vaš račun. Po izbrisu računa ali na vašo zahtevo podatke izbrišemo, razen kadar jih moramo hraniti po zakonu (npr. računovodski predpisi za izdane račune)</w:delText>
        </w:r>
      </w:del>
      <w:r>
        <w:t>.</w:t>
      </w:r>
    </w:p>
    <w:p w14:paraId="3E63F15E" w14:textId="77777777" w:rsidR="00B205E3" w:rsidRDefault="00000000">
      <w:pPr>
        <w:pStyle w:val="Heading2"/>
      </w:pPr>
      <w:r>
        <w:t>5. Kje se podatki hranijo</w:t>
      </w:r>
    </w:p>
    <w:p w14:paraId="1B2F8622" w14:textId="77777777" w:rsidR="00B205E3" w:rsidRDefault="00000000">
      <w:r>
        <w:t>Poslovni podatki prijavljenih uporabnikov se hranijo v oblačni bazi in shrambi (Supabase, strežniki v Evropski uniji). Podatki so vezani na vaš račun in zaščiteni s pravili dostopa na ravni baze, tako da do njih dostopate le vi in osebe, s katerimi vsebino izrecno delite.</w:t>
      </w:r>
    </w:p>
    <w:p w14:paraId="093977CF" w14:textId="77777777" w:rsidR="00B205E3" w:rsidRDefault="00000000">
      <w:pPr>
        <w:pStyle w:val="Heading2"/>
      </w:pPr>
      <w:commentRangeStart w:id="162"/>
      <w:r>
        <w:t>5a. Podobdelovalci</w:t>
      </w:r>
      <w:commentRangeEnd w:id="162"/>
      <w:r w:rsidR="00995BE4">
        <w:rPr>
          <w:rStyle w:val="CommentReference"/>
          <w:sz w:val="24"/>
        </w:rPr>
        <w:commentReference w:id="162"/>
      </w:r>
    </w:p>
    <w:p w14:paraId="7CB5EF2D" w14:textId="77777777" w:rsidR="00B205E3" w:rsidRDefault="00000000">
      <w:r>
        <w:t>Vaših podatkov ne prodajamo in ne dajemo v najem. Za delovanje storitve jih obdelujejo naslednji podobdelovalci, izključno po naših navodilih:</w:t>
      </w:r>
    </w:p>
    <w:p w14:paraId="6AA58D47" w14:textId="77777777" w:rsidR="00B205E3" w:rsidRDefault="00000000">
      <w:r>
        <w:t>– Supabase — oblačna baza in shramba (EU) – Vercel — gostovanje in dostava aplikacije – Resend — pošiljanje e-pošte – Google — prijava z Google računom (OAuth) in preglednica Google Sheets, v katero se zapišejo povpraševanja s kontaktnega obrazca in prijave iz kalkulatorja (ime, e-naslov, sporočilo) – Cloudflare — sprejem in posredovanje dohodne e-pošte na naslovih @pinartflow.com – Anthropic — AI asistentka Pupa (samo ob uporabi; glejte točko 9) – FreeTSA (freetsa.org) — neodvisni overitelj časovnega žiga sefa po standardu RFC 3161 (prejme samo 32-bajtni odtis, nikoli datoteke, njenega imena ali opisa dela) – pooblaščeni ponudnik plačil (Merchant of Record) — obdelava plačil naročnine</w:t>
      </w:r>
    </w:p>
    <w:p w14:paraId="6C29C76A" w14:textId="77777777" w:rsidR="00B205E3" w:rsidRDefault="00000000">
      <w:r>
        <w:t>Podatke posredujemo tretjim tudi, kadar to zahteva zakon. Aktualni seznam podobdelovalcev je na voljo na zahtevo na tina@pinart.si.</w:t>
      </w:r>
    </w:p>
    <w:p w14:paraId="19D4198F" w14:textId="77777777" w:rsidR="00B205E3" w:rsidRDefault="00000000">
      <w:pPr>
        <w:pStyle w:val="Heading2"/>
      </w:pPr>
      <w:commentRangeStart w:id="163"/>
      <w:commentRangeStart w:id="164"/>
      <w:r>
        <w:t>5b. Sef avtorstva</w:t>
      </w:r>
      <w:commentRangeEnd w:id="163"/>
      <w:r>
        <w:rPr>
          <w:rStyle w:val="CommentReference"/>
          <w:sz w:val="24"/>
        </w:rPr>
        <w:commentReference w:id="163"/>
      </w:r>
      <w:commentRangeEnd w:id="164"/>
      <w:r w:rsidR="00786EA7">
        <w:rPr>
          <w:rStyle w:val="CommentReference"/>
          <w:sz w:val="24"/>
        </w:rPr>
        <w:commentReference w:id="164"/>
      </w:r>
    </w:p>
    <w:p w14:paraId="78E533B9" w14:textId="77777777" w:rsidR="00B205E3" w:rsidRDefault="00000000">
      <w:r>
        <w:t>Sef avtorstva shrani kriptografski odtis (SHA-256) vašega dela, datum in podatke o delu (npr. ime datoteke, orodje). Odtis je enolični »prstni odtis«; iz njega ni mogoče rekonstruirati vsebine. Za neodvisen časovni žig uporabljamo storitev FreeTSA (freetsa.org) po standardu RFC 3161: overitelju se pošlje izključno 32-bajtni odtis, ta pa vrne časovni žeton, podpisan s svojim certifikatom. Vaša datoteka, njeno ime in opis dela overitelja nikoli ne dosežejo — ta ne izve, kaj ste žigosali, potrdi le, da je bil ta odtis znan ob določenem času. Žeton lahko preveri kdorkoli, tudi brez Pinart Flowa. Overitelja lahko zamenjamo (na primer za kvalificirano storitev po uredbi eIDAS); aktualnega sporočimo na zahtevo.</w:t>
      </w:r>
    </w:p>
    <w:p w14:paraId="0BFE49EE" w14:textId="77777777" w:rsidR="00B205E3" w:rsidRDefault="00000000">
      <w:r>
        <w:t>Če izberete plačljivi oblačni trezor, se izvirna datoteka (in morebitne izvorne datoteke) shrani v zasebni oblačni shrambi (Supabase, EU), dostopni le vam. Sef dokazuje obstoj in prioriteto dela na določen dan, ne pa absolutnega avtorstva, in ni nadomestilo za uradno registracijo pravic.</w:t>
      </w:r>
    </w:p>
    <w:p w14:paraId="3566DD8B" w14:textId="77777777" w:rsidR="00B205E3" w:rsidRDefault="00000000">
      <w:pPr>
        <w:pStyle w:val="Heading2"/>
      </w:pPr>
      <w:r>
        <w:t>5c. Varnost</w:t>
      </w:r>
    </w:p>
    <w:p w14:paraId="1FA0BECC" w14:textId="77777777" w:rsidR="00F75481" w:rsidRDefault="00000000" w:rsidP="00F75481">
      <w:pPr>
        <w:rPr>
          <w:ins w:id="165" w:author="TP LJ" w:date="2026-09-04T14:12:00Z" w16du:dateUtc="2026-09-04T12:12:00Z"/>
        </w:rPr>
      </w:pPr>
      <w:del w:id="166" w:author="TP LJ" w:date="2026-09-04T14:12:00Z" w16du:dateUtc="2026-09-04T12:12:00Z">
        <w:r w:rsidDel="00F75481">
          <w:delText>Podatke varujemo s tehničnimi in organizacijskimi ukrepi: šifriran prenos (TLS), šifrirana hramba pri ponudniku baze, dostop na ravni baze (vsak uporabnik vidi le svoje podatke), prijava prek zaupanja vrednega ponudnika (Google OAuth) in samodejne dnevne varnostne kopije baze, ki omogočajo povrnitev podatkov ob incidentu (člen 32(1)(c) GDPR). Noben sistem ni popolnoma neprebojen; za varovanje dostopa do svojega računa (npr. naprave in prijave) odgovarjate tudi sami.</w:delText>
        </w:r>
      </w:del>
    </w:p>
    <w:p w14:paraId="31297A10" w14:textId="6CF57545" w:rsidR="00F75481" w:rsidRDefault="00F75481" w:rsidP="00F75481">
      <w:pPr>
        <w:rPr>
          <w:ins w:id="167" w:author="TP LJ" w:date="2026-09-04T14:11:00Z" w16du:dateUtc="2026-09-04T12:11:00Z"/>
        </w:rPr>
      </w:pPr>
      <w:ins w:id="168" w:author="TP LJ" w:date="2026-09-04T14:11:00Z" w16du:dateUtc="2026-09-04T12:11:00Z">
        <w:r>
          <w:t xml:space="preserve">Osebne podatke varujemo z ustreznimi tehničnimi in organizacijskimi ukrepi glede na naravo obdelave in povezana tveganja. Ti ukrepi vključujejo zlasti šifriran prenos podatkov (TLS), zaščito podatkov pri hrambi, nadzor in omejevanje dostopa glede na uporabniške pravice, varno </w:t>
        </w:r>
        <w:r>
          <w:lastRenderedPageBreak/>
          <w:t>avtentikacijo, redne varnostne kopije ter postopke za obnovitev podatkov in odzivanje na varnostne incidente.</w:t>
        </w:r>
      </w:ins>
    </w:p>
    <w:p w14:paraId="7092D203" w14:textId="267D48A2" w:rsidR="00F75481" w:rsidRDefault="00F75481" w:rsidP="00F75481">
      <w:pPr>
        <w:rPr>
          <w:ins w:id="169" w:author="TP LJ" w:date="2026-09-04T14:11:00Z" w16du:dateUtc="2026-09-04T12:11:00Z"/>
        </w:rPr>
      </w:pPr>
      <w:ins w:id="170" w:author="TP LJ" w:date="2026-09-04T14:11:00Z" w16du:dateUtc="2026-09-04T12:11:00Z">
        <w:r>
          <w:t>Dostope do sistemov in osebnih podatkov omejujemo na osebe, ki jih potrebujejo za opravljanje svojih nalog, ter uporabljene varnostne ukrepe po potrebi preverjamo in posodabljamo.</w:t>
        </w:r>
      </w:ins>
    </w:p>
    <w:p w14:paraId="11D027DC" w14:textId="4B8FAAB6" w:rsidR="00E20BF5" w:rsidRDefault="00F75481" w:rsidP="00F75481">
      <w:pPr>
        <w:rPr>
          <w:ins w:id="171" w:author="TP LJ" w:date="2026-09-04T14:11:00Z" w16du:dateUtc="2026-09-04T12:11:00Z"/>
        </w:rPr>
      </w:pPr>
      <w:ins w:id="172" w:author="TP LJ" w:date="2026-09-04T14:11:00Z" w16du:dateUtc="2026-09-04T12:11:00Z">
        <w:r>
          <w:t>Noben informacijski sistem ne more zagotoviti popolne varnosti. Za varovanje dostopa do svojega uporabniškega računa, naprav in prijavnih podatkov je odgovoren tudi uporabnik.</w:t>
        </w:r>
      </w:ins>
    </w:p>
    <w:p w14:paraId="560353EF" w14:textId="77777777" w:rsidR="00E20BF5" w:rsidRDefault="00E20BF5"/>
    <w:p w14:paraId="366A232F" w14:textId="77777777" w:rsidR="00B205E3" w:rsidRDefault="00000000">
      <w:pPr>
        <w:pStyle w:val="Heading2"/>
      </w:pPr>
      <w:r>
        <w:t>6. Google Analytics</w:t>
      </w:r>
    </w:p>
    <w:p w14:paraId="20D49BB1" w14:textId="77777777" w:rsidR="00B205E3" w:rsidRDefault="00000000">
      <w:r>
        <w:t>Spletna stran uporablja Google Analytics za analizo obiskanosti. Google Analytics zbira anonimne podatke o obisku (tip naprave, država, strani). Podatki se ne povežejo z vašo osebno identiteto. Zbiranje podatkov lahko onemogočite z namestitvijo Google Analytics Opt-out Browser Add-on ali s prilagoditev nastavitev piškotkov v vašem brskalniku.</w:t>
      </w:r>
    </w:p>
    <w:p w14:paraId="17659212" w14:textId="77777777" w:rsidR="00B205E3" w:rsidRDefault="00000000">
      <w:pPr>
        <w:pStyle w:val="Heading2"/>
      </w:pPr>
      <w:commentRangeStart w:id="173"/>
      <w:commentRangeStart w:id="174"/>
      <w:r>
        <w:t>7. Vaše pravice</w:t>
      </w:r>
      <w:commentRangeEnd w:id="173"/>
      <w:r>
        <w:rPr>
          <w:rStyle w:val="CommentReference"/>
          <w:sz w:val="24"/>
        </w:rPr>
        <w:commentReference w:id="173"/>
      </w:r>
      <w:commentRangeEnd w:id="174"/>
      <w:r w:rsidR="00F34F48">
        <w:rPr>
          <w:rStyle w:val="CommentReference"/>
          <w:sz w:val="24"/>
        </w:rPr>
        <w:commentReference w:id="174"/>
      </w:r>
    </w:p>
    <w:p w14:paraId="2EA17BEE" w14:textId="77777777" w:rsidR="00B205E3" w:rsidRDefault="00000000">
      <w:r>
        <w:t>V skladu z GDPR imate pravico do: – dostopa do svojih podatkov – popravka netočnih podatkov – izbrisa podatkov – omejitve obdelave – prenosljivosti podatkov – ugovora obdelavi</w:t>
      </w:r>
    </w:p>
    <w:p w14:paraId="041C2691" w14:textId="77777777" w:rsidR="00B205E3" w:rsidRDefault="00000000">
      <w:r>
        <w:t>Zahtevo pošljite na tina@pinart.si. Pravico imate tudi do pritožbe pri Informacijskem pooblaščencu RS (ip-rs.si).</w:t>
      </w:r>
    </w:p>
    <w:p w14:paraId="470038A1" w14:textId="77777777" w:rsidR="00B205E3" w:rsidRDefault="00000000">
      <w:pPr>
        <w:pStyle w:val="Heading2"/>
      </w:pPr>
      <w:r>
        <w:t>8. Piškotki</w:t>
      </w:r>
    </w:p>
    <w:p w14:paraId="6E895BEA" w14:textId="77777777" w:rsidR="00B205E3" w:rsidRDefault="00000000">
      <w:r>
        <w:t>Spletna stran uporablja funkcionalne piškotke za delovanje in analitične piškotke (Google Analytics). Ob prvem obisku imate možnost upravljanja s piškotki.</w:t>
      </w:r>
    </w:p>
    <w:p w14:paraId="269821A3" w14:textId="77777777" w:rsidR="00B205E3" w:rsidRDefault="00000000">
      <w:pPr>
        <w:pStyle w:val="Heading2"/>
      </w:pPr>
      <w:commentRangeStart w:id="175"/>
      <w:r>
        <w:t>9. Umetna inteligenca (Pupa) in varnost podatkov</w:t>
      </w:r>
      <w:commentRangeEnd w:id="175"/>
      <w:r>
        <w:rPr>
          <w:rStyle w:val="CommentReference"/>
          <w:sz w:val="24"/>
        </w:rPr>
        <w:commentReference w:id="175"/>
      </w:r>
    </w:p>
    <w:p w14:paraId="354F26FC" w14:textId="77777777" w:rsidR="00B205E3" w:rsidRDefault="00000000">
      <w:r>
        <w:t>Pupa je izbirna pomočnica, ki deluje prek Anthropic Claude API. Obdelava poteka strežniško, zato API ključ ni izpostavljen v uporabnikovem brskalniku. Anthropic prejme samo vsebino, ki jo uporabnik vnese v Pupo, in minimalen kontekst odprtega orodja ali ponudbe, potreben za odgovor; nič drugega. Anthropic nima dostopa do baze Pinart Flow — vidi le besedilo posamezne zahteve in baze ne more brati ali izvoziti.</w:t>
      </w:r>
    </w:p>
    <w:p w14:paraId="389750F0" w14:textId="77777777" w:rsidR="00B205E3" w:rsidRDefault="00000000">
      <w:r>
        <w:t>V Pupo ne vnašajte zaupnih podatkov, poslovnih skrivnosti ali osebnih podatkov strank. Če Pupe ne uporabljate, se podatki ne pošiljajo družbi Anthropic ali kateremu koli drugemu zunanjemu ponudniku AI. Orodja Pinart Flow delujejo brez AI, cene pa se izračunajo s formulami in pravili lokalno oziroma na zaledju Pinart Flow.</w:t>
      </w:r>
    </w:p>
    <w:p w14:paraId="2008D44A" w14:textId="77777777" w:rsidR="00B205E3" w:rsidRDefault="00000000">
      <w:r>
        <w:t>Anthropic je predviden kot podobdelovalec. Po njegovih aktualnih pogojih se vhodi in izhodi komercialnega API privzeto ne uporabljajo za učenje modelov. Obdobje hrambe velja po aktualnih pogojih Anthropic. Ker se podatki lahko obdelujejo v ZDA, mora biti prenos urejen z DPA z družbo Anthropic in ustreznimi standardnimi pogodbenimi klavzulami (SCC).</w:t>
      </w:r>
    </w:p>
    <w:p w14:paraId="0DC4F134" w14:textId="77777777" w:rsidR="00B205E3" w:rsidRDefault="00000000">
      <w:r>
        <w:t>Aktualni seznam podobdelovalcev je na voljo na zahtevo na tina@pinart.si. Več: https://privacy.anthropic.com/en/collections/10663361-commercial-customers.</w:t>
      </w:r>
    </w:p>
    <w:p w14:paraId="576614F5" w14:textId="77777777" w:rsidR="00B205E3" w:rsidRDefault="00000000">
      <w:pPr>
        <w:pStyle w:val="Heading2"/>
      </w:pPr>
      <w:r>
        <w:t>10. Spremembe politike</w:t>
      </w:r>
    </w:p>
    <w:p w14:paraId="023ED645" w14:textId="77777777" w:rsidR="00B205E3" w:rsidRDefault="00000000">
      <w:r>
        <w:t>Politiko zasebnosti lahko kadar koli posodobimo. Datum zadnje posodobitve je naveden na vrhu te strani.</w:t>
      </w:r>
    </w:p>
    <w:p w14:paraId="3FAED1AF" w14:textId="77777777" w:rsidR="00B205E3" w:rsidRDefault="00000000">
      <w:pPr>
        <w:pStyle w:val="Heading1"/>
      </w:pPr>
      <w:r>
        <w:lastRenderedPageBreak/>
        <w:t>Kam grem naprej</w:t>
      </w:r>
    </w:p>
    <w:p w14:paraId="30AEFE65" w14:textId="77777777" w:rsidR="00B205E3" w:rsidRDefault="00000000">
      <w:r>
        <w:t>Da vam ne bo treba istega besedila pregledovati večkrat, na kratko še načrti za naslednje leto. Zanima me le, ali je pri kateri od teh smeri kaj takega, kar moram vedeti že zdaj.</w:t>
      </w:r>
    </w:p>
    <w:p w14:paraId="44622EAD" w14:textId="77777777" w:rsidR="00B205E3" w:rsidRDefault="00000000">
      <w:r>
        <w:t xml:space="preserve">Davčna blagajna in potrjevanje pri FURS, vključno s prodajnim mestom. </w:t>
      </w:r>
      <w:commentRangeStart w:id="176"/>
      <w:r>
        <w:t>Povezava z banko (odprto bančništvo, PSD2), da uporabnik vidi plačila in označi račun kot plačan</w:t>
      </w:r>
      <w:commentRangeEnd w:id="176"/>
      <w:r w:rsidR="00C6258C">
        <w:rPr>
          <w:rStyle w:val="CommentReference"/>
          <w:sz w:val="21"/>
        </w:rPr>
        <w:commentReference w:id="176"/>
      </w:r>
      <w:r>
        <w:t>; ali s tem postanem plačilni posrednik? Kvalificirani časovni žig po eIDAS. Ekipe in povabljeni sodelavci. Priklop uporabnikovega lastnega AI in agenti. Povezava z Gmailom prek OAuth. Priporočila in donacije. Tuji trgi, najprej EU, nato ZDA, s plačili prek pooblaščenega ponudnika (Merchant of Record). Mobilna aplikacija in naročnine prek trgovin. Anonimna cenovna statistika kot javno dostopen ali plačljiv pregled trga.</w:t>
      </w:r>
    </w:p>
    <w:p w14:paraId="05A56F5A" w14:textId="77777777" w:rsidR="00B205E3" w:rsidRDefault="00000000">
      <w:pPr>
        <w:pStyle w:val="Heading1"/>
      </w:pPr>
      <w:r>
        <w:t>Še nekaj, kar ni pravno vprašanje</w:t>
      </w:r>
    </w:p>
    <w:p w14:paraId="36AD94A1" w14:textId="77777777" w:rsidR="00B205E3" w:rsidRDefault="00000000">
      <w:r>
        <w:t>V orodju imam gumb, prek katerega se uporabnik lahko odloči za pravno pomoč, kadar želi pogodbo pregledati ali napisati bolj profesionalno. Iščem odvetnika ali pisarno, na katero bom lahko naslovila take stranke. Če koga poznate in bi ga to zanimalo, bom hvaležna za povezavo.</w:t>
      </w:r>
    </w:p>
    <w:sectPr w:rsidR="00B205E3">
      <w:pgSz w:w="11906" w:h="16838"/>
      <w:pgMar w:top="1134" w:right="1417" w:bottom="1134"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ina Zaletel" w:date="2026-08-25T01:00:00Z" w:initials="TZ">
    <w:p w14:paraId="3C2BC286" w14:textId="77777777" w:rsidR="00B205E3" w:rsidRDefault="000D58A5">
      <w:pPr>
        <w:pStyle w:val="CommentText"/>
      </w:pPr>
      <w:r>
        <w:rPr>
          <w:rStyle w:val="CommentReference"/>
        </w:rPr>
        <w:annotationRef/>
      </w:r>
      <w:r>
        <w:t>Cene, ki jih orodje priporoči:</w:t>
      </w:r>
    </w:p>
    <w:p w14:paraId="75D266F1" w14:textId="77777777" w:rsidR="00B205E3" w:rsidRDefault="00000000">
      <w:pPr>
        <w:pStyle w:val="CommentText"/>
      </w:pPr>
      <w:r>
        <w:t>Privzete cene in množitelji so nastali iz AI raziskave trga: iz javnih cenikov, priporočil stanovskih združenj in primerjav objavljenih cen. Niso izmerjena statistika, to bazo šele gradim iz anonimnih izračunov. Pišem, da so informativni in da je končna cena odločitev uporabnika. Je to dovolj, da me ne doleti odgovornost, če nekdo po mojem predlogu zaračuna preveč ali premalo?</w:t>
      </w:r>
    </w:p>
  </w:comment>
  <w:comment w:id="3" w:author="TP LJ" w:date="2026-08-31T19:25:00Z" w:initials="TP LJ">
    <w:p w14:paraId="48C30409" w14:textId="77777777" w:rsidR="000D58A5" w:rsidRDefault="000D58A5" w:rsidP="000D58A5">
      <w:pPr>
        <w:pStyle w:val="CommentText"/>
      </w:pPr>
      <w:r>
        <w:rPr>
          <w:rStyle w:val="CommentReference"/>
        </w:rPr>
        <w:annotationRef/>
      </w:r>
      <w:r>
        <w:t xml:space="preserve">Je dovolj </w:t>
      </w:r>
    </w:p>
  </w:comment>
  <w:comment w:id="11" w:author="Tina Zaletel" w:date="2026-08-25T01:00:00Z" w:initials="TZ">
    <w:p w14:paraId="23C42AB5" w14:textId="77777777" w:rsidR="00B205E3" w:rsidRDefault="000D58A5">
      <w:pPr>
        <w:pStyle w:val="CommentText"/>
      </w:pPr>
      <w:r>
        <w:rPr>
          <w:rStyle w:val="CommentReference"/>
        </w:rPr>
        <w:annotationRef/>
      </w:r>
      <w:r>
        <w:t>Računi in FURS (najbolj me skrbi):</w:t>
      </w:r>
    </w:p>
    <w:p w14:paraId="37A71EAC" w14:textId="77777777" w:rsidR="00B205E3" w:rsidRDefault="00000000">
      <w:pPr>
        <w:pStyle w:val="CommentText"/>
      </w:pPr>
      <w:r>
        <w:t>Flow izdaja račune, ni pa davčna blagajna in računov ne potrjuje pri FURS. Namenjeni so plačilu na transakcijski račun. Bojim se primera, ko uporabnik izda račun pri meni, plačilo prejme v gotovini in misli, da je davčno vse urejeno. Kako naj to omejitev zapišem, da je odgovornost jasno na uporabniku? Osnutek, ki sem ga pripravila sama in ga prosim popravite po svoje: »Pinart Flow ni davčna blagajna in ne izvaja davčnega potrjevanja računov pri FURS. Računi, izdani v Flowu, so namenjeni plačilu z nakazilom na transakcijski račun. Če uporabnik prejema plačila v gotovini, s plačilno kartico na prodajnem mestu ali na drug način, ki se šteje za gotovinsko poslovanje, mora za izdajo računov uporabiti ustrezno davčno blagajno. Za skladnost s predpisi o davčnem potrjevanju računov odgovarja uporabnik.«</w:t>
      </w:r>
    </w:p>
  </w:comment>
  <w:comment w:id="12" w:author="TP LJ" w:date="2026-08-31T20:08:00Z" w:initials="TP LJ">
    <w:p w14:paraId="798493B6" w14:textId="77777777" w:rsidR="0062694B" w:rsidRDefault="00783DBD" w:rsidP="0062694B">
      <w:pPr>
        <w:pStyle w:val="CommentText"/>
      </w:pPr>
      <w:r>
        <w:rPr>
          <w:rStyle w:val="CommentReference"/>
        </w:rPr>
        <w:annotationRef/>
      </w:r>
      <w:r w:rsidR="0062694B">
        <w:t>Ali gre tu samo za izdelavo osnutkov računov, ali se računi iz Flow kot pravi računi pošljejo neposredno strankam, kot jih navede vaš uporabnik?</w:t>
      </w:r>
    </w:p>
    <w:p w14:paraId="6E2394D1" w14:textId="77777777" w:rsidR="0062694B" w:rsidRDefault="0062694B" w:rsidP="0062694B">
      <w:pPr>
        <w:pStyle w:val="CommentText"/>
      </w:pPr>
    </w:p>
    <w:p w14:paraId="6610FEC0" w14:textId="77777777" w:rsidR="0062694B" w:rsidRDefault="0062694B" w:rsidP="0062694B">
      <w:pPr>
        <w:pStyle w:val="CommentText"/>
      </w:pPr>
      <w:r>
        <w:t xml:space="preserve">Priporočam, da se uporabnika tudi pri izdaji računa v uporabniškem vmesniku o tem obvesti, npr.: </w:t>
      </w:r>
    </w:p>
    <w:p w14:paraId="3D5E1397" w14:textId="77777777" w:rsidR="0062694B" w:rsidRDefault="0062694B" w:rsidP="0062694B">
      <w:pPr>
        <w:pStyle w:val="CommentText"/>
      </w:pPr>
      <w:r>
        <w:t>"Flow ni davčna blagajna. Ta račun ni davčno potrjen pri FURS in je namenjen plačilu z neposrednim nakazilom na transakcijski račun. Če bo račun plačan z gotovino, kartico ali drugim načinom, ki se šteje za gotovinsko plačilo, lahko nastane obveznost davčnega potrjevanja. "</w:t>
      </w:r>
    </w:p>
  </w:comment>
  <w:comment w:id="73" w:author="Tina Zaletel" w:date="2026-08-25T01:00:00Z" w:initials="TZ">
    <w:p w14:paraId="215079D0" w14:textId="58661BC4" w:rsidR="00B205E3" w:rsidRDefault="000D58A5">
      <w:pPr>
        <w:pStyle w:val="CommentText"/>
      </w:pPr>
      <w:r>
        <w:rPr>
          <w:rStyle w:val="CommentReference"/>
        </w:rPr>
        <w:annotationRef/>
      </w:r>
      <w:r>
        <w:t>Potrošniki proti podjetjem:</w:t>
      </w:r>
    </w:p>
    <w:p w14:paraId="275DE56C" w14:textId="77777777" w:rsidR="00B205E3" w:rsidRDefault="00000000">
      <w:pPr>
        <w:pStyle w:val="CommentText"/>
      </w:pPr>
      <w:r>
        <w:t>Orodje je namenjeno poslovni rabi, a samostojni kreativci so pogosto tudi potrošniki. Katere določbe moram prilagoditi, da so pravice potrošnikov spoštovane (odstop od pogodbe, vračila)?</w:t>
      </w:r>
    </w:p>
  </w:comment>
  <w:comment w:id="85" w:author="Tina Zaletel" w:date="2026-08-25T01:00:00Z" w:initials="TZ">
    <w:p w14:paraId="5837374D" w14:textId="77777777" w:rsidR="00B205E3" w:rsidRDefault="000D58A5">
      <w:pPr>
        <w:pStyle w:val="CommentText"/>
      </w:pPr>
      <w:r>
        <w:rPr>
          <w:rStyle w:val="CommentReference"/>
        </w:rPr>
        <w:annotationRef/>
      </w:r>
      <w:r>
        <w:t>Zaprta beta:</w:t>
      </w:r>
    </w:p>
    <w:p w14:paraId="5951615C" w14:textId="77777777" w:rsidR="00B205E3" w:rsidRDefault="00000000">
      <w:pPr>
        <w:pStyle w:val="CommentText"/>
      </w:pPr>
      <w:r>
        <w:t>Dostop je po vabilu, funkcije se še spreminjajo, podatki se lahko ponastavijo. Kako to zapisati, da je pošteno in hkrati varno?</w:t>
      </w:r>
    </w:p>
  </w:comment>
  <w:comment w:id="88" w:author="Tina Zaletel" w:date="2026-08-25T01:00:00Z" w:initials="TZ">
    <w:p w14:paraId="2210DED7" w14:textId="77777777" w:rsidR="00B205E3" w:rsidRDefault="000D58A5">
      <w:pPr>
        <w:pStyle w:val="CommentText"/>
      </w:pPr>
      <w:r>
        <w:rPr>
          <w:rStyle w:val="CommentReference"/>
        </w:rPr>
        <w:annotationRef/>
      </w:r>
      <w:r>
        <w:t>Sef avtorstva:</w:t>
      </w:r>
    </w:p>
    <w:p w14:paraId="7C419E77" w14:textId="77777777" w:rsidR="00B205E3" w:rsidRDefault="00000000">
      <w:pPr>
        <w:pStyle w:val="CommentText"/>
      </w:pPr>
      <w:r>
        <w:t>Shrani kriptografski odtis datoteke in datum, časovni žig naredi neodvisen overitelj po standardu RFC 3161. Pišem, da to dokazuje obstoj dela na določen dan, ne pa avtorstva. Je taka formulacija dovolj previdna? Načrtujem prehod na kvalificirano storitev po eIDAS; kako se s tem spremeni dokazna vrednost in ali smem to razliko oglaševati?</w:t>
      </w:r>
    </w:p>
  </w:comment>
  <w:comment w:id="89" w:author="TP LJ" w:date="2026-09-01T19:07:00Z" w:initials="TP LJ">
    <w:p w14:paraId="6E28649E" w14:textId="77777777" w:rsidR="00A50F64" w:rsidRDefault="00D3135D" w:rsidP="00A50F64">
      <w:pPr>
        <w:pStyle w:val="CommentText"/>
      </w:pPr>
      <w:r>
        <w:rPr>
          <w:rStyle w:val="CommentReference"/>
        </w:rPr>
        <w:annotationRef/>
      </w:r>
      <w:r w:rsidR="00A50F64">
        <w:t xml:space="preserve">V primeru spora sodišče presoja vse okoliščine konkretnega primera in po potrebi aktivira tudi sodnega izvedenca. Kvalificirana storitev lahko olajša dokazovanje, vendar sodišče tudi nekvalificirani storitvi ne bo odreklo dokazne vrednosti. Na sodišču se lahko kot dokaz predloži tudi npr. elektronska korespondenca (e-mail), iz katere je npr. razviden čas obstoja nekega avtorskega dela in katera oseba je navedena kot avtor. </w:t>
      </w:r>
    </w:p>
  </w:comment>
  <w:comment w:id="93" w:author="Tina Zaletel" w:date="2026-08-25T01:00:00Z" w:initials="TZ">
    <w:p w14:paraId="7C693C8E" w14:textId="7A7D73B4" w:rsidR="00B205E3" w:rsidRDefault="000D58A5">
      <w:pPr>
        <w:pStyle w:val="CommentText"/>
      </w:pPr>
      <w:r>
        <w:rPr>
          <w:rStyle w:val="CommentReference"/>
        </w:rPr>
        <w:annotationRef/>
      </w:r>
      <w:r>
        <w:t>Podatki strank mojih uporabnikov:</w:t>
      </w:r>
    </w:p>
    <w:p w14:paraId="6C450134" w14:textId="77777777" w:rsidR="00B205E3" w:rsidRDefault="00000000">
      <w:pPr>
        <w:pStyle w:val="CommentText"/>
      </w:pPr>
      <w:r>
        <w:t>V Flow vnašajo imena, naslove, davčne številke in vsebino komunikacije svojih strank. Razumem, da sem pri tem obdelovalec, uporabnik pa upravljavec, in sem pogodbo o obdelavi napisala kar v pogoje. Ali to zadošča po 28. členu GDPR ali potrebujem ločen dokument, ki ga vsak podpiše posebej? Načrtujem tudi ekipe in povabljene sodelavce: kdo je upravljavec, ko podatke vnese povabljeni sodelavec?</w:t>
      </w:r>
    </w:p>
  </w:comment>
  <w:comment w:id="94" w:author="TP LJ" w:date="2026-09-01T20:27:00Z" w:initials="TP LJ">
    <w:p w14:paraId="2E52D337" w14:textId="77777777" w:rsidR="00445A58" w:rsidRDefault="00445A58" w:rsidP="00445A58">
      <w:pPr>
        <w:pStyle w:val="CommentText"/>
      </w:pPr>
      <w:r>
        <w:rPr>
          <w:rStyle w:val="CommentReference"/>
        </w:rPr>
        <w:annotationRef/>
      </w:r>
      <w:r>
        <w:t>Pogodba o obdelavi je lahko vključena neposredno v splošne pogoje, ki jih uporabnik elektronsko sprejme.</w:t>
      </w:r>
    </w:p>
    <w:p w14:paraId="3A7DC364" w14:textId="77777777" w:rsidR="00445A58" w:rsidRDefault="00445A58" w:rsidP="00445A58">
      <w:pPr>
        <w:pStyle w:val="CommentText"/>
      </w:pPr>
    </w:p>
    <w:p w14:paraId="05BDB394" w14:textId="77777777" w:rsidR="00445A58" w:rsidRDefault="00445A58" w:rsidP="00445A58">
      <w:pPr>
        <w:pStyle w:val="CommentText"/>
      </w:pPr>
      <w:r>
        <w:t xml:space="preserve">Upravljavec je tisti, ki določa namen in bistvene načine obdelave. </w:t>
      </w:r>
    </w:p>
    <w:p w14:paraId="5029A847" w14:textId="77777777" w:rsidR="00445A58" w:rsidRDefault="00445A58" w:rsidP="00445A58">
      <w:pPr>
        <w:pStyle w:val="CommentText"/>
      </w:pPr>
      <w:r>
        <w:t xml:space="preserve">Pri ekipah ostane upravljavec praviloma uporabnik oziroma njegova organizacija, povabljeni člani ekipe pa niso avtomatično novi upravljavci. </w:t>
      </w:r>
    </w:p>
  </w:comment>
  <w:comment w:id="97" w:author="Tina Zaletel" w:date="2026-08-25T01:00:00Z" w:initials="TZ">
    <w:p w14:paraId="2E4C1E34" w14:textId="77777777" w:rsidR="00B205E3" w:rsidRDefault="000D58A5">
      <w:pPr>
        <w:pStyle w:val="CommentText"/>
      </w:pPr>
      <w:r>
        <w:rPr>
          <w:rStyle w:val="CommentReference"/>
        </w:rPr>
        <w:annotationRef/>
      </w:r>
      <w:r>
        <w:t>Anonimna statistika:</w:t>
      </w:r>
    </w:p>
    <w:p w14:paraId="392F838A" w14:textId="77777777" w:rsidR="00B205E3" w:rsidRDefault="00000000">
      <w:pPr>
        <w:pStyle w:val="CommentText"/>
      </w:pPr>
      <w:r>
        <w:t>Ko bo baza dovolj velika, želim zbirne podatke (mediane cen po storitvah in izkušnjah) pokazati uporabnikom, morda tudi kot plačljiv pregled trga. Ali je to še vedno anonimna obdelava iz te točke in kaj moram dodati, če postane izdelek?</w:t>
      </w:r>
    </w:p>
  </w:comment>
  <w:comment w:id="98" w:author="TP LJ" w:date="2026-09-01T20:33:00Z" w:initials="TP LJ">
    <w:p w14:paraId="0F7A68B3" w14:textId="77777777" w:rsidR="00445A58" w:rsidRDefault="00445A58" w:rsidP="00445A58">
      <w:pPr>
        <w:pStyle w:val="CommentText"/>
      </w:pPr>
      <w:r>
        <w:rPr>
          <w:rStyle w:val="CommentReference"/>
        </w:rPr>
        <w:annotationRef/>
      </w:r>
      <w:r>
        <w:t>Bistveno je to, da se po anonimni obdelavi ne da identificirati posameznikov</w:t>
      </w:r>
    </w:p>
  </w:comment>
  <w:comment w:id="101" w:author="Tina Zaletel" w:date="2026-08-25T01:00:00Z" w:initials="TZ">
    <w:p w14:paraId="6ED60605" w14:textId="77777777" w:rsidR="00B205E3" w:rsidRDefault="000D58A5">
      <w:pPr>
        <w:pStyle w:val="CommentText"/>
      </w:pPr>
      <w:r>
        <w:rPr>
          <w:rStyle w:val="CommentReference"/>
        </w:rPr>
        <w:annotationRef/>
      </w:r>
      <w:r>
        <w:t>Prijava na obveščanje:</w:t>
      </w:r>
    </w:p>
    <w:p w14:paraId="23B1D332" w14:textId="77777777" w:rsidR="00B205E3" w:rsidRDefault="00000000">
      <w:pPr>
        <w:pStyle w:val="CommentText"/>
      </w:pPr>
      <w:r>
        <w:t>Uporabljam dvojno privolitev: prijava se zapiše kot nepotrjena, potrditveno pisemce gre po e-pošti, seznam nastane šele ob kliku, nepotrjene prijave se po 14 dneh izbrišejo, odjava zapis izbriše. Zapišem čas, vir in različico pogojev; IP-naslova ne hranim. Zadošča kot dokaz privolitve po členu 7(1) GDPR?</w:t>
      </w:r>
    </w:p>
  </w:comment>
  <w:comment w:id="102" w:author="TP LJ" w:date="2026-09-01T20:40:00Z" w:initials="TP LJ">
    <w:p w14:paraId="011566B9" w14:textId="77777777" w:rsidR="002F3453" w:rsidRDefault="002F3453" w:rsidP="002F3453">
      <w:pPr>
        <w:pStyle w:val="CommentText"/>
      </w:pPr>
      <w:r>
        <w:rPr>
          <w:rStyle w:val="CommentReference"/>
        </w:rPr>
        <w:annotationRef/>
      </w:r>
      <w:r>
        <w:t>zadošča</w:t>
      </w:r>
    </w:p>
  </w:comment>
  <w:comment w:id="103" w:author="Tina Zaletel" w:date="2026-08-25T01:00:00Z" w:initials="TZ">
    <w:p w14:paraId="77FFF5DC" w14:textId="77777777" w:rsidR="00B205E3" w:rsidRDefault="000D58A5">
      <w:pPr>
        <w:pStyle w:val="CommentText"/>
      </w:pPr>
      <w:r>
        <w:rPr>
          <w:rStyle w:val="CommentReference"/>
        </w:rPr>
        <w:annotationRef/>
      </w:r>
      <w:r>
        <w:t>Pupa (AI pomočnica):</w:t>
      </w:r>
    </w:p>
    <w:p w14:paraId="3187EAD0" w14:textId="77777777" w:rsidR="00B205E3" w:rsidRDefault="00000000">
      <w:pPr>
        <w:pStyle w:val="CommentText"/>
      </w:pPr>
      <w:r>
        <w:t>Deluje prek Anthropic Claude API. Uporabniku povem, naj vanjo ne vnaša zaupnih podatkov in da brez uporabe Pupe podatki ne gredo nikamor. Katera pravna podlaga je prava, privolitev ali zakoniti interes, in kaj moram urediti za prenos v ZDA (DPA, standardne pogodbene klavzule)? Enako me zanima za vse ponudnike zunaj EU. Načrtujem tudi, da bo uporabnik lahko priklopil svojega ponudnika AI in da bodo agenti opravili nalogo v njegovem imenu: kdo odgovarja za izhod tujega modela?</w:t>
      </w:r>
    </w:p>
  </w:comment>
  <w:comment w:id="104" w:author="TP LJ" w:date="2026-09-04T09:59:00Z" w:initials="TP LJ">
    <w:p w14:paraId="2DCC761B" w14:textId="77777777" w:rsidR="00FA48B4" w:rsidRDefault="007806BA" w:rsidP="00FA48B4">
      <w:pPr>
        <w:pStyle w:val="CommentText"/>
      </w:pPr>
      <w:r>
        <w:rPr>
          <w:rStyle w:val="CommentReference"/>
        </w:rPr>
        <w:annotationRef/>
      </w:r>
      <w:r w:rsidR="00FA48B4">
        <w:t>Pravna podlaga bi bila izvajanje pogodbe - za zagotavljanje AI funkcije, ki jo je uporabnik zahteval.</w:t>
      </w:r>
    </w:p>
    <w:p w14:paraId="17DBB5A4" w14:textId="77777777" w:rsidR="00FA48B4" w:rsidRDefault="00FA48B4" w:rsidP="00FA48B4">
      <w:pPr>
        <w:pStyle w:val="CommentText"/>
      </w:pPr>
    </w:p>
    <w:p w14:paraId="62D40129" w14:textId="77777777" w:rsidR="00FA48B4" w:rsidRDefault="00FA48B4" w:rsidP="00FA48B4">
      <w:pPr>
        <w:pStyle w:val="CommentText"/>
      </w:pPr>
      <w:r>
        <w:t>Za ameriškega ponudnika potrebujete DPA, če ta ponudnik za vas obdeluje osebne podatke. Nato za sam prenos v ZDA potrebujete ustrezno podlago za prenos - če je ponudnik certificiran po EU–US Data Privacy Framework, standardne pogodbene klavzule praviloma niso potrebne; če ni certificiran, uporabite standardne pogodbene klavzule. Za tretje države velja enaka logika.</w:t>
      </w:r>
    </w:p>
    <w:p w14:paraId="07554751" w14:textId="77777777" w:rsidR="00FA48B4" w:rsidRDefault="00FA48B4" w:rsidP="00FA48B4">
      <w:pPr>
        <w:pStyle w:val="CommentText"/>
      </w:pPr>
      <w:r>
        <w:t xml:space="preserve"> </w:t>
      </w:r>
    </w:p>
  </w:comment>
  <w:comment w:id="110" w:author="Tina Zaletel" w:date="2026-08-25T01:00:00Z" w:initials="TZ">
    <w:p w14:paraId="46480AFF" w14:textId="77777777" w:rsidR="00B205E3" w:rsidRDefault="000D58A5">
      <w:pPr>
        <w:pStyle w:val="CommentText"/>
      </w:pPr>
      <w:r>
        <w:rPr>
          <w:rStyle w:val="CommentReference"/>
        </w:rPr>
        <w:annotationRef/>
      </w:r>
      <w:r>
        <w:t>Podobdelovalca, dodana 25. 8. 2026:</w:t>
      </w:r>
    </w:p>
    <w:p w14:paraId="54DAC5E2" w14:textId="77777777" w:rsidR="00B205E3" w:rsidRDefault="00000000">
      <w:pPr>
        <w:pStyle w:val="CommentText"/>
      </w:pPr>
      <w:r>
        <w:t>Google Sheets (vanj se zapišejo povpraševanja s kontaktnega obrazca: ime, e-naslov in sporočilo) in Cloudflare (dohodna pošta na @pinartflow.com). Prej ju nisem navajala. Je opis zadosten in ali moram obvestiti tiste, ki so obrazec izpolnili prej?</w:t>
      </w:r>
    </w:p>
  </w:comment>
  <w:comment w:id="111" w:author="TP LJ" w:date="2026-09-04T12:27:00Z" w:initials="TP LJ">
    <w:p w14:paraId="0D97DDD8" w14:textId="77777777" w:rsidR="0055115D" w:rsidRDefault="0055115D" w:rsidP="0055115D">
      <w:pPr>
        <w:pStyle w:val="CommentText"/>
      </w:pPr>
      <w:r>
        <w:rPr>
          <w:rStyle w:val="CommentReference"/>
        </w:rPr>
        <w:annotationRef/>
      </w:r>
      <w:r>
        <w:t>Če ste imeli prej politiko zasebnosti, ki je že povedala to, da podatke obdelujejo npr. ponudniki gostovanja, e-pošte ali drugih IT storitev, ni nujno posebej obveščati vseh samo zato, ker ste sedaj navedli Google in Cloudflare poimensko. V nasprotnem primeru pa se priporoča aktivno obveščanje o tem</w:t>
      </w:r>
    </w:p>
  </w:comment>
  <w:comment w:id="112" w:author="Tina Zaletel" w:date="2026-08-25T01:00:00Z" w:initials="TZ">
    <w:p w14:paraId="67E6427F" w14:textId="77777777" w:rsidR="00B205E3" w:rsidRDefault="000D58A5">
      <w:pPr>
        <w:pStyle w:val="CommentText"/>
      </w:pPr>
      <w:r>
        <w:rPr>
          <w:rStyle w:val="CommentReference"/>
        </w:rPr>
        <w:annotationRef/>
      </w:r>
      <w:r>
        <w:t>Priponke:</w:t>
      </w:r>
    </w:p>
    <w:p w14:paraId="0791E259" w14:textId="77777777" w:rsidR="00B205E3" w:rsidRDefault="00000000">
      <w:pPr>
        <w:pStyle w:val="CommentText"/>
      </w:pPr>
      <w:r>
        <w:t>Uporabniki lahko k projektom in pošti pripenjajo datoteke (slike, PDF, tudi SVG). Shranjene so v zasebni shrambi v EU. Moram za naložene vsebine dodati kaj več, kot imam v tej točki?</w:t>
      </w:r>
    </w:p>
  </w:comment>
  <w:comment w:id="113" w:author="TP LJ" w:date="2026-09-04T12:32:00Z" w:initials="TP LJ">
    <w:p w14:paraId="2C83E549" w14:textId="77777777" w:rsidR="0055115D" w:rsidRDefault="0055115D" w:rsidP="0055115D">
      <w:pPr>
        <w:pStyle w:val="CommentText"/>
      </w:pPr>
      <w:r>
        <w:rPr>
          <w:rStyle w:val="CommentReference"/>
        </w:rPr>
        <w:annotationRef/>
      </w:r>
      <w:r>
        <w:t>je v redu</w:t>
      </w:r>
    </w:p>
  </w:comment>
  <w:comment w:id="114" w:author="Tina Zaletel" w:date="2026-08-25T01:00:00Z" w:initials="TZ">
    <w:p w14:paraId="02A52C81" w14:textId="77777777" w:rsidR="00B205E3" w:rsidRDefault="000D58A5">
      <w:pPr>
        <w:pStyle w:val="CommentText"/>
      </w:pPr>
      <w:r>
        <w:rPr>
          <w:rStyle w:val="CommentReference"/>
        </w:rPr>
        <w:annotationRef/>
      </w:r>
      <w:r>
        <w:t>Izbris in izvoz:</w:t>
      </w:r>
    </w:p>
    <w:p w14:paraId="15A8FEDF" w14:textId="77777777" w:rsidR="00B205E3" w:rsidRDefault="00000000">
      <w:pPr>
        <w:pStyle w:val="CommentText"/>
      </w:pPr>
      <w:r>
        <w:t>Uporabnik lahko podatke kadarkoli izvozi, izbris zahteva po e-pošti. Moram izbris ponuditi kot gumb v aplikaciji?</w:t>
      </w:r>
    </w:p>
  </w:comment>
  <w:comment w:id="115" w:author="TP LJ" w:date="2026-09-04T12:39:00Z" w:initials="TP LJ">
    <w:p w14:paraId="667BC0A8" w14:textId="77777777" w:rsidR="00E4139A" w:rsidRDefault="00E4139A" w:rsidP="00E4139A">
      <w:pPr>
        <w:pStyle w:val="CommentText"/>
      </w:pPr>
      <w:r>
        <w:rPr>
          <w:rStyle w:val="CommentReference"/>
        </w:rPr>
        <w:annotationRef/>
      </w:r>
      <w:r>
        <w:t xml:space="preserve">Ne, ni treba da gre za poseben gumb - povsem zadošča obvestilo v politiki zasebnosti o tem, na kateri e-naslov se pošlje zahteva za izvoz/izbris itd.. </w:t>
      </w:r>
    </w:p>
  </w:comment>
  <w:comment w:id="116" w:author="Tina Zaletel" w:date="2026-08-25T01:00:00Z" w:initials="TZ">
    <w:p w14:paraId="0F4678B9" w14:textId="77777777" w:rsidR="00B205E3" w:rsidRDefault="000D58A5">
      <w:pPr>
        <w:pStyle w:val="CommentText"/>
      </w:pPr>
      <w:r>
        <w:rPr>
          <w:rStyle w:val="CommentReference"/>
        </w:rPr>
        <w:annotationRef/>
      </w:r>
      <w:r>
        <w:t>Arbitraža za ZDA:</w:t>
      </w:r>
    </w:p>
    <w:p w14:paraId="1D92152B" w14:textId="77777777" w:rsidR="00B205E3" w:rsidRDefault="00000000">
      <w:pPr>
        <w:pStyle w:val="CommentText"/>
      </w:pPr>
      <w:r>
        <w:t>To določbo sem prevzela po zgledu ameriških storitev. Naj jo obdržim ali umaknem, dokler ZDA niso moj trg? Kdaj postane nujna ločena različica pogojev za ZDA in kdaj lokalizacija za posamezne države EU?</w:t>
      </w:r>
    </w:p>
  </w:comment>
  <w:comment w:id="117" w:author="TP LJ" w:date="2026-09-04T12:51:00Z" w:initials="TP LJ">
    <w:p w14:paraId="7BC517DA" w14:textId="77777777" w:rsidR="005F522B" w:rsidRDefault="005F522B" w:rsidP="005F522B">
      <w:pPr>
        <w:pStyle w:val="CommentText"/>
      </w:pPr>
      <w:r>
        <w:rPr>
          <w:rStyle w:val="CommentReference"/>
        </w:rPr>
        <w:annotationRef/>
      </w:r>
      <w:r>
        <w:t>Predlagam da določbo o arbitraži umaknete - tudi zato, ker gre za običajno dražji postopek.</w:t>
      </w:r>
    </w:p>
    <w:p w14:paraId="5331007A" w14:textId="77777777" w:rsidR="005F522B" w:rsidRDefault="005F522B" w:rsidP="005F522B">
      <w:pPr>
        <w:pStyle w:val="CommentText"/>
      </w:pPr>
    </w:p>
    <w:p w14:paraId="1E8AFA79" w14:textId="77777777" w:rsidR="005F522B" w:rsidRDefault="005F522B" w:rsidP="005F522B">
      <w:pPr>
        <w:pStyle w:val="CommentText"/>
      </w:pPr>
      <w:r>
        <w:t>Smisel ima lokalizirati za posamezno EU državo, če ta država predstavlja vaš ciljni trg</w:t>
      </w:r>
    </w:p>
  </w:comment>
  <w:comment w:id="159" w:author="TP LJ" w:date="2026-09-04T13:35:00Z" w:initials="TP LJ">
    <w:p w14:paraId="1B1CC85E" w14:textId="77777777" w:rsidR="00995BE4" w:rsidRDefault="005E467D" w:rsidP="00995BE4">
      <w:pPr>
        <w:pStyle w:val="CommentText"/>
      </w:pPr>
      <w:r>
        <w:rPr>
          <w:rStyle w:val="CommentReference"/>
        </w:rPr>
        <w:annotationRef/>
      </w:r>
      <w:r w:rsidR="00995BE4">
        <w:t>navede se konkretne roke trajanja hrambe osebnih podatkov- rok mora biti najkrajši možen, ki je še potreben za dosego namena zbiranja podatkov</w:t>
      </w:r>
    </w:p>
  </w:comment>
  <w:comment w:id="162" w:author="Tina Zaletel" w:date="2026-08-25T01:00:00Z" w:initials="TZ">
    <w:p w14:paraId="0842E2CC" w14:textId="77777777" w:rsidR="00B205E3" w:rsidRDefault="000D58A5">
      <w:pPr>
        <w:pStyle w:val="CommentText"/>
      </w:pPr>
      <w:r>
        <w:rPr>
          <w:rStyle w:val="CommentReference"/>
        </w:rPr>
        <w:annotationRef/>
      </w:r>
      <w:r>
        <w:t>Podobdelovalca, dodana 25. 8. 2026:</w:t>
      </w:r>
    </w:p>
    <w:p w14:paraId="09036D3A" w14:textId="77777777" w:rsidR="00B205E3" w:rsidRDefault="00000000">
      <w:pPr>
        <w:pStyle w:val="CommentText"/>
      </w:pPr>
      <w:r>
        <w:t>Google Sheets (vanj se zapišejo povpraševanja s kontaktnega obrazca: ime, e-naslov in sporočilo) in Cloudflare (dohodna pošta na @pinartflow.com). Prej ju nisem navajala. Je opis zadosten in ali moram obvestiti tiste, ki so obrazec izpolnili prej?</w:t>
      </w:r>
    </w:p>
  </w:comment>
  <w:comment w:id="163" w:author="Tina Zaletel" w:date="2026-08-25T01:00:00Z" w:initials="TZ">
    <w:p w14:paraId="6381F7A0" w14:textId="77777777" w:rsidR="00B205E3" w:rsidRDefault="000D58A5">
      <w:pPr>
        <w:pStyle w:val="CommentText"/>
      </w:pPr>
      <w:r>
        <w:rPr>
          <w:rStyle w:val="CommentReference"/>
        </w:rPr>
        <w:annotationRef/>
      </w:r>
      <w:r>
        <w:t>Sef avtorstva:</w:t>
      </w:r>
    </w:p>
    <w:p w14:paraId="0C059FC0" w14:textId="77777777" w:rsidR="00B205E3" w:rsidRDefault="00000000">
      <w:pPr>
        <w:pStyle w:val="CommentText"/>
      </w:pPr>
      <w:r>
        <w:t>Isto vprašanje kot pri 4c. členu pogojev.</w:t>
      </w:r>
    </w:p>
  </w:comment>
  <w:comment w:id="164" w:author="TP LJ" w:date="2026-09-04T14:04:00Z" w:initials="TP LJ">
    <w:p w14:paraId="20B5E1E5" w14:textId="77777777" w:rsidR="00E20BF5" w:rsidRDefault="00786EA7" w:rsidP="00E20BF5">
      <w:pPr>
        <w:pStyle w:val="CommentText"/>
      </w:pPr>
      <w:r>
        <w:rPr>
          <w:rStyle w:val="CommentReference"/>
        </w:rPr>
        <w:annotationRef/>
      </w:r>
      <w:r w:rsidR="00E20BF5">
        <w:t xml:space="preserve">Sodišče pri dokazovanju avtorstva upošteva vse okoliščine primera, kot dokaz bi sprejelo tudi druga dokazila (npr. elektronska sporočila, itd.). Avtorske pravice se ne registrirajo, lahko pa se zaradi zavarovanja dokazov naredi vpis v kakšen register, kot je npr. tudi register avtorskih del (ki pa ni nujno, da je edini pristojen za zavarovanje dokazov): </w:t>
      </w:r>
      <w:hyperlink r:id="rId1" w:history="1">
        <w:r w:rsidR="00E20BF5" w:rsidRPr="00152C2D">
          <w:rPr>
            <w:rStyle w:val="Hyperlink"/>
          </w:rPr>
          <w:t>https://aas.si/register-avtorskih-del/</w:t>
        </w:r>
      </w:hyperlink>
      <w:r w:rsidR="00E20BF5">
        <w:t xml:space="preserve"> </w:t>
      </w:r>
    </w:p>
    <w:p w14:paraId="41504254" w14:textId="77777777" w:rsidR="00E20BF5" w:rsidRDefault="00E20BF5" w:rsidP="00E20BF5">
      <w:pPr>
        <w:pStyle w:val="CommentText"/>
      </w:pPr>
      <w:r>
        <w:t>seveda pa vpis v register sam po sebi ne vzpostavi domneve avtorstva</w:t>
      </w:r>
    </w:p>
  </w:comment>
  <w:comment w:id="173" w:author="Tina Zaletel" w:date="2026-08-25T01:00:00Z" w:initials="TZ">
    <w:p w14:paraId="4ECE4E6F" w14:textId="77777777" w:rsidR="00B205E3" w:rsidRDefault="000D58A5">
      <w:pPr>
        <w:pStyle w:val="CommentText"/>
      </w:pPr>
      <w:r>
        <w:rPr>
          <w:rStyle w:val="CommentReference"/>
        </w:rPr>
        <w:annotationRef/>
      </w:r>
      <w:r>
        <w:t>Pravice, izbris in izvoz:</w:t>
      </w:r>
    </w:p>
    <w:p w14:paraId="5BA3CF51" w14:textId="77777777" w:rsidR="00B205E3" w:rsidRDefault="00000000">
      <w:pPr>
        <w:pStyle w:val="CommentText"/>
      </w:pPr>
      <w:r>
        <w:t>Uporabnik lahko podatke kadarkoli izvozi, izbris zahteva po e-pošti. Moram izbris ponuditi kot gumb v aplikaciji?</w:t>
      </w:r>
    </w:p>
  </w:comment>
  <w:comment w:id="174" w:author="TP LJ" w:date="2026-09-04T14:28:00Z" w:initials="TP LJ">
    <w:p w14:paraId="09890367" w14:textId="77777777" w:rsidR="00F34F48" w:rsidRDefault="00F34F48" w:rsidP="00F34F48">
      <w:pPr>
        <w:pStyle w:val="CommentText"/>
      </w:pPr>
      <w:r>
        <w:rPr>
          <w:rStyle w:val="CommentReference"/>
        </w:rPr>
        <w:annotationRef/>
      </w:r>
      <w:r>
        <w:t>ne, ni potrebno</w:t>
      </w:r>
    </w:p>
  </w:comment>
  <w:comment w:id="175" w:author="Tina Zaletel" w:date="2026-08-25T01:00:00Z" w:initials="TZ">
    <w:p w14:paraId="36552BD8" w14:textId="77777777" w:rsidR="00B205E3" w:rsidRDefault="000D58A5">
      <w:pPr>
        <w:pStyle w:val="CommentText"/>
      </w:pPr>
      <w:r>
        <w:rPr>
          <w:rStyle w:val="CommentReference"/>
        </w:rPr>
        <w:annotationRef/>
      </w:r>
      <w:r>
        <w:t>Pupa:</w:t>
      </w:r>
    </w:p>
    <w:p w14:paraId="7C7FDA00" w14:textId="77777777" w:rsidR="00B205E3" w:rsidRDefault="00000000">
      <w:pPr>
        <w:pStyle w:val="CommentText"/>
      </w:pPr>
      <w:r>
        <w:t>Isto vprašanje kot pri 7. členu pogojev: pravna podlaga in prenos v ZDA.</w:t>
      </w:r>
    </w:p>
  </w:comment>
  <w:comment w:id="176" w:author="TP LJ" w:date="2026-09-04T14:36:00Z" w:initials="TP LJ">
    <w:p w14:paraId="3E8F733F" w14:textId="77777777" w:rsidR="00C6258C" w:rsidRDefault="00C6258C" w:rsidP="00C6258C">
      <w:pPr>
        <w:pStyle w:val="CommentText"/>
      </w:pPr>
      <w:r>
        <w:rPr>
          <w:rStyle w:val="CommentReference"/>
        </w:rPr>
        <w:annotationRef/>
      </w:r>
      <w:r>
        <w:t xml:space="preserve">Če bo Flow neposredno dostopal do bančnih računov uporabnikov in prikazoval njihove transakcije, lahko takšna funkcija pomeni storitev zagotavljanja informacij o računih, za katero je potrebna registracija oziroma ustrezen status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D266F1" w15:done="0"/>
  <w15:commentEx w15:paraId="48C30409" w15:paraIdParent="75D266F1" w15:done="0"/>
  <w15:commentEx w15:paraId="37A71EAC" w15:done="0"/>
  <w15:commentEx w15:paraId="3D5E1397" w15:paraIdParent="37A71EAC" w15:done="0"/>
  <w15:commentEx w15:paraId="275DE56C" w15:done="0"/>
  <w15:commentEx w15:paraId="5951615C" w15:done="0"/>
  <w15:commentEx w15:paraId="7C419E77" w15:done="0"/>
  <w15:commentEx w15:paraId="6E28649E" w15:paraIdParent="7C419E77" w15:done="0"/>
  <w15:commentEx w15:paraId="6C450134" w15:done="0"/>
  <w15:commentEx w15:paraId="5029A847" w15:paraIdParent="6C450134" w15:done="0"/>
  <w15:commentEx w15:paraId="392F838A" w15:done="0"/>
  <w15:commentEx w15:paraId="0F7A68B3" w15:paraIdParent="392F838A" w15:done="0"/>
  <w15:commentEx w15:paraId="23B1D332" w15:done="0"/>
  <w15:commentEx w15:paraId="011566B9" w15:paraIdParent="23B1D332" w15:done="0"/>
  <w15:commentEx w15:paraId="3187EAD0" w15:done="0"/>
  <w15:commentEx w15:paraId="07554751" w15:paraIdParent="3187EAD0" w15:done="0"/>
  <w15:commentEx w15:paraId="54DAC5E2" w15:done="0"/>
  <w15:commentEx w15:paraId="0D97DDD8" w15:paraIdParent="54DAC5E2" w15:done="0"/>
  <w15:commentEx w15:paraId="0791E259" w15:done="0"/>
  <w15:commentEx w15:paraId="2C83E549" w15:paraIdParent="0791E259" w15:done="0"/>
  <w15:commentEx w15:paraId="15A8FEDF" w15:done="0"/>
  <w15:commentEx w15:paraId="667BC0A8" w15:paraIdParent="15A8FEDF" w15:done="0"/>
  <w15:commentEx w15:paraId="1D92152B" w15:done="0"/>
  <w15:commentEx w15:paraId="1E8AFA79" w15:paraIdParent="1D92152B" w15:done="0"/>
  <w15:commentEx w15:paraId="1B1CC85E" w15:done="0"/>
  <w15:commentEx w15:paraId="09036D3A" w15:done="0"/>
  <w15:commentEx w15:paraId="0C059FC0" w15:done="0"/>
  <w15:commentEx w15:paraId="41504254" w15:paraIdParent="0C059FC0" w15:done="0"/>
  <w15:commentEx w15:paraId="5BA3CF51" w15:done="0"/>
  <w15:commentEx w15:paraId="09890367" w15:paraIdParent="5BA3CF51" w15:done="0"/>
  <w15:commentEx w15:paraId="7C7FDA00" w15:done="0"/>
  <w15:commentEx w15:paraId="3E8F73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D670D" w16cex:dateUtc="2026-08-31T17:25:00Z"/>
  <w16cex:commentExtensible w16cex:durableId="01CAF5A3" w16cex:dateUtc="2026-08-31T18:08:00Z"/>
  <w16cex:commentExtensible w16cex:durableId="20496B82" w16cex:dateUtc="2026-09-01T17:07:00Z"/>
  <w16cex:commentExtensible w16cex:durableId="5F847DB1" w16cex:dateUtc="2026-09-01T18:27:00Z"/>
  <w16cex:commentExtensible w16cex:durableId="11B46453" w16cex:dateUtc="2026-09-01T18:33:00Z"/>
  <w16cex:commentExtensible w16cex:durableId="5BFD171F" w16cex:dateUtc="2026-09-01T18:40:00Z"/>
  <w16cex:commentExtensible w16cex:durableId="6F308114" w16cex:dateUtc="2026-09-04T07:59:00Z"/>
  <w16cex:commentExtensible w16cex:durableId="0E1017E8" w16cex:dateUtc="2026-09-04T10:27:00Z"/>
  <w16cex:commentExtensible w16cex:durableId="34102442" w16cex:dateUtc="2026-09-04T10:32:00Z"/>
  <w16cex:commentExtensible w16cex:durableId="2CC3CE0F" w16cex:dateUtc="2026-09-04T10:39:00Z"/>
  <w16cex:commentExtensible w16cex:durableId="7AE4D4DC" w16cex:dateUtc="2026-09-04T10:51:00Z"/>
  <w16cex:commentExtensible w16cex:durableId="0E076139" w16cex:dateUtc="2026-09-04T11:35:00Z"/>
  <w16cex:commentExtensible w16cex:durableId="6CE77171" w16cex:dateUtc="2026-09-04T12:04:00Z"/>
  <w16cex:commentExtensible w16cex:durableId="19B6F122" w16cex:dateUtc="2026-09-04T12:28:00Z"/>
  <w16cex:commentExtensible w16cex:durableId="01D77AD4" w16cex:dateUtc="2026-09-04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D266F1" w16cid:durableId="3CD65219"/>
  <w16cid:commentId w16cid:paraId="48C30409" w16cid:durableId="69DD670D"/>
  <w16cid:commentId w16cid:paraId="37A71EAC" w16cid:durableId="030F936F"/>
  <w16cid:commentId w16cid:paraId="3D5E1397" w16cid:durableId="01CAF5A3"/>
  <w16cid:commentId w16cid:paraId="275DE56C" w16cid:durableId="5F384C19"/>
  <w16cid:commentId w16cid:paraId="5951615C" w16cid:durableId="22C310E1"/>
  <w16cid:commentId w16cid:paraId="7C419E77" w16cid:durableId="7837484B"/>
  <w16cid:commentId w16cid:paraId="6E28649E" w16cid:durableId="20496B82"/>
  <w16cid:commentId w16cid:paraId="6C450134" w16cid:durableId="7089C62C"/>
  <w16cid:commentId w16cid:paraId="5029A847" w16cid:durableId="5F847DB1"/>
  <w16cid:commentId w16cid:paraId="392F838A" w16cid:durableId="433F17B2"/>
  <w16cid:commentId w16cid:paraId="0F7A68B3" w16cid:durableId="11B46453"/>
  <w16cid:commentId w16cid:paraId="23B1D332" w16cid:durableId="6C71F1F1"/>
  <w16cid:commentId w16cid:paraId="011566B9" w16cid:durableId="5BFD171F"/>
  <w16cid:commentId w16cid:paraId="3187EAD0" w16cid:durableId="0E0778B9"/>
  <w16cid:commentId w16cid:paraId="07554751" w16cid:durableId="6F308114"/>
  <w16cid:commentId w16cid:paraId="54DAC5E2" w16cid:durableId="158E404E"/>
  <w16cid:commentId w16cid:paraId="0D97DDD8" w16cid:durableId="0E1017E8"/>
  <w16cid:commentId w16cid:paraId="0791E259" w16cid:durableId="4CFB7FC9"/>
  <w16cid:commentId w16cid:paraId="2C83E549" w16cid:durableId="34102442"/>
  <w16cid:commentId w16cid:paraId="15A8FEDF" w16cid:durableId="027EC3E5"/>
  <w16cid:commentId w16cid:paraId="667BC0A8" w16cid:durableId="2CC3CE0F"/>
  <w16cid:commentId w16cid:paraId="1D92152B" w16cid:durableId="206E276A"/>
  <w16cid:commentId w16cid:paraId="1E8AFA79" w16cid:durableId="7AE4D4DC"/>
  <w16cid:commentId w16cid:paraId="1B1CC85E" w16cid:durableId="0E076139"/>
  <w16cid:commentId w16cid:paraId="09036D3A" w16cid:durableId="4667FFC7"/>
  <w16cid:commentId w16cid:paraId="0C059FC0" w16cid:durableId="479A3C96"/>
  <w16cid:commentId w16cid:paraId="41504254" w16cid:durableId="6CE77171"/>
  <w16cid:commentId w16cid:paraId="5BA3CF51" w16cid:durableId="0E5B2286"/>
  <w16cid:commentId w16cid:paraId="09890367" w16cid:durableId="19B6F122"/>
  <w16cid:commentId w16cid:paraId="7C7FDA00" w16cid:durableId="63FAA2FF"/>
  <w16cid:commentId w16cid:paraId="3E8F733F" w16cid:durableId="01D77A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E0F"/>
    <w:multiLevelType w:val="hybridMultilevel"/>
    <w:tmpl w:val="58447BA4"/>
    <w:lvl w:ilvl="0" w:tplc="2F4A8BF4">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BC9307D"/>
    <w:multiLevelType w:val="hybridMultilevel"/>
    <w:tmpl w:val="BD46BE9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928154907">
    <w:abstractNumId w:val="1"/>
  </w:num>
  <w:num w:numId="2" w16cid:durableId="12550931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P LJ">
    <w15:presenceInfo w15:providerId="None" w15:userId="TP L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E3"/>
    <w:rsid w:val="000D58A5"/>
    <w:rsid w:val="002762BE"/>
    <w:rsid w:val="00280330"/>
    <w:rsid w:val="002F3453"/>
    <w:rsid w:val="00314DC8"/>
    <w:rsid w:val="00361BD0"/>
    <w:rsid w:val="00445A58"/>
    <w:rsid w:val="0055115D"/>
    <w:rsid w:val="005E467D"/>
    <w:rsid w:val="005F522B"/>
    <w:rsid w:val="0062694B"/>
    <w:rsid w:val="00644538"/>
    <w:rsid w:val="006914F5"/>
    <w:rsid w:val="007806BA"/>
    <w:rsid w:val="00783DBD"/>
    <w:rsid w:val="00786EA7"/>
    <w:rsid w:val="007F0005"/>
    <w:rsid w:val="00801D1D"/>
    <w:rsid w:val="008A1A5E"/>
    <w:rsid w:val="00937F76"/>
    <w:rsid w:val="00995BE4"/>
    <w:rsid w:val="00A50F64"/>
    <w:rsid w:val="00A6274E"/>
    <w:rsid w:val="00A712CB"/>
    <w:rsid w:val="00B205E3"/>
    <w:rsid w:val="00B43E8A"/>
    <w:rsid w:val="00BF763A"/>
    <w:rsid w:val="00C6258C"/>
    <w:rsid w:val="00C72DBA"/>
    <w:rsid w:val="00D3135D"/>
    <w:rsid w:val="00D7707E"/>
    <w:rsid w:val="00D86684"/>
    <w:rsid w:val="00E20BF5"/>
    <w:rsid w:val="00E4139A"/>
    <w:rsid w:val="00EC699D"/>
    <w:rsid w:val="00ED3F31"/>
    <w:rsid w:val="00F34F48"/>
    <w:rsid w:val="00F40921"/>
    <w:rsid w:val="00F75481"/>
    <w:rsid w:val="00FA48B4"/>
    <w:rsid w:val="00FE137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F342"/>
  <w15:docId w15:val="{41A374BD-AAF7-4628-8D0B-EC917AF0F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l-SI" w:eastAsia="sl-S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sz w:val="21"/>
    </w:rPr>
  </w:style>
  <w:style w:type="paragraph" w:styleId="Heading1">
    <w:name w:val="heading 1"/>
    <w:uiPriority w:val="9"/>
    <w:qFormat/>
    <w:pPr>
      <w:spacing w:before="360" w:after="120"/>
      <w:outlineLvl w:val="0"/>
    </w:pPr>
    <w:rPr>
      <w:b/>
      <w:sz w:val="34"/>
    </w:rPr>
  </w:style>
  <w:style w:type="paragraph" w:styleId="Heading2">
    <w:name w:val="heading 2"/>
    <w:uiPriority w:val="9"/>
    <w:unhideWhenUsed/>
    <w:qFormat/>
    <w:pPr>
      <w:spacing w:before="280" w:after="80"/>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pPr>
      <w:spacing w:after="120"/>
      <w:ind w:left="567"/>
    </w:pPr>
    <w:rPr>
      <w:i/>
      <w:sz w:val="21"/>
    </w:rPr>
  </w:style>
  <w:style w:type="character" w:styleId="CommentReference">
    <w:name w:val="annotation reference"/>
    <w:rPr>
      <w:sz w:val="16"/>
    </w:rPr>
  </w:style>
  <w:style w:type="paragraph" w:styleId="CommentText">
    <w:name w:val="annotation text"/>
    <w:link w:val="CommentTextChar"/>
    <w:rPr>
      <w:sz w:val="20"/>
    </w:rPr>
  </w:style>
  <w:style w:type="paragraph" w:styleId="Revision">
    <w:name w:val="Revision"/>
    <w:hidden/>
    <w:uiPriority w:val="99"/>
    <w:semiHidden/>
    <w:rsid w:val="000D58A5"/>
    <w:pPr>
      <w:spacing w:after="0" w:line="240" w:lineRule="auto"/>
    </w:pPr>
    <w:rPr>
      <w:sz w:val="21"/>
    </w:rPr>
  </w:style>
  <w:style w:type="paragraph" w:styleId="CommentSubject">
    <w:name w:val="annotation subject"/>
    <w:basedOn w:val="CommentText"/>
    <w:next w:val="CommentText"/>
    <w:link w:val="CommentSubjectChar"/>
    <w:uiPriority w:val="99"/>
    <w:semiHidden/>
    <w:unhideWhenUsed/>
    <w:rsid w:val="000D58A5"/>
    <w:pPr>
      <w:spacing w:after="120" w:line="240" w:lineRule="auto"/>
    </w:pPr>
    <w:rPr>
      <w:b/>
      <w:bCs/>
      <w:szCs w:val="20"/>
    </w:rPr>
  </w:style>
  <w:style w:type="character" w:customStyle="1" w:styleId="CommentTextChar">
    <w:name w:val="Comment Text Char"/>
    <w:basedOn w:val="DefaultParagraphFont"/>
    <w:link w:val="CommentText"/>
    <w:rsid w:val="000D58A5"/>
    <w:rPr>
      <w:sz w:val="20"/>
    </w:rPr>
  </w:style>
  <w:style w:type="character" w:customStyle="1" w:styleId="CommentSubjectChar">
    <w:name w:val="Comment Subject Char"/>
    <w:basedOn w:val="CommentTextChar"/>
    <w:link w:val="CommentSubject"/>
    <w:uiPriority w:val="99"/>
    <w:semiHidden/>
    <w:rsid w:val="000D58A5"/>
    <w:rPr>
      <w:b/>
      <w:bCs/>
      <w:sz w:val="20"/>
      <w:szCs w:val="20"/>
    </w:rPr>
  </w:style>
  <w:style w:type="paragraph" w:styleId="NormalWeb">
    <w:name w:val="Normal (Web)"/>
    <w:basedOn w:val="Normal"/>
    <w:uiPriority w:val="99"/>
    <w:semiHidden/>
    <w:unhideWhenUsed/>
    <w:rsid w:val="00361BD0"/>
    <w:rPr>
      <w:rFonts w:ascii="Times New Roman" w:hAnsi="Times New Roman" w:cs="Times New Roman"/>
      <w:sz w:val="24"/>
    </w:rPr>
  </w:style>
  <w:style w:type="paragraph" w:styleId="ListParagraph">
    <w:name w:val="List Paragraph"/>
    <w:basedOn w:val="Normal"/>
    <w:uiPriority w:val="34"/>
    <w:qFormat/>
    <w:rsid w:val="00EC699D"/>
    <w:pPr>
      <w:ind w:left="720"/>
      <w:contextualSpacing/>
    </w:pPr>
  </w:style>
  <w:style w:type="character" w:styleId="Hyperlink">
    <w:name w:val="Hyperlink"/>
    <w:basedOn w:val="DefaultParagraphFont"/>
    <w:uiPriority w:val="99"/>
    <w:unhideWhenUsed/>
    <w:rsid w:val="00786EA7"/>
    <w:rPr>
      <w:color w:val="467886" w:themeColor="hyperlink"/>
      <w:u w:val="single"/>
    </w:rPr>
  </w:style>
  <w:style w:type="character" w:styleId="UnresolvedMention">
    <w:name w:val="Unresolved Mention"/>
    <w:basedOn w:val="DefaultParagraphFont"/>
    <w:uiPriority w:val="99"/>
    <w:semiHidden/>
    <w:unhideWhenUsed/>
    <w:rsid w:val="00786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aas.si/register-avtorskih-del/"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13</Pages>
  <Words>5815</Words>
  <Characters>33152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Jure Jevšček</dc:creator>
  <cp:lastModifiedBy>TP LJ</cp:lastModifiedBy>
  <cp:revision>4</cp:revision>
  <dcterms:created xsi:type="dcterms:W3CDTF">2026-09-04T10:52:00Z</dcterms:created>
  <dcterms:modified xsi:type="dcterms:W3CDTF">2026-09-04T12:37:00Z</dcterms:modified>
</cp:coreProperties>
</file>